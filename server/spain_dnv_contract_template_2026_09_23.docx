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DEE0EE" w14:textId="77777777" w:rsidR="00DF6C4E" w:rsidRPr="00633922" w:rsidRDefault="00DF6C4E">
      <w:pPr>
        <w:rPr>
          <w:sz w:val="20"/>
          <w:szCs w:val="20"/>
          <w:rtl/>
        </w:rPr>
      </w:pPr>
    </w:p>
    <w:p w14:paraId="7067DBAE" w14:textId="77777777" w:rsidR="00DF6C4E" w:rsidRPr="00633922" w:rsidRDefault="00DF6C4E">
      <w:pPr>
        <w:rPr>
          <w:sz w:val="20"/>
          <w:szCs w:val="20"/>
        </w:rPr>
      </w:pPr>
    </w:p>
    <w:tbl>
      <w:tblPr>
        <w:tblStyle w:val="TableGrid"/>
        <w:tblW w:w="1020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201"/>
      </w:tblGrid>
      <w:tr w:rsidR="00DC5A58" w:rsidRPr="00633922" w14:paraId="17C514FB" w14:textId="77777777" w:rsidTr="00BA08B4">
        <w:trPr>
          <w:jc w:val="center"/>
        </w:trPr>
        <w:tc>
          <w:tcPr>
            <w:tcW w:w="10201" w:type="dxa"/>
          </w:tcPr>
          <w:p w14:paraId="5B639E84" w14:textId="77777777" w:rsidR="00DC5A58" w:rsidRPr="00633922" w:rsidRDefault="00316F43" w:rsidP="00316F43">
            <w:pPr>
              <w:bidi/>
              <w:spacing w:before="100" w:beforeAutospacing="1" w:after="100" w:afterAutospacing="1"/>
              <w:jc w:val="center"/>
              <w:rPr>
                <w:rFonts w:ascii="Times New Roman" w:eastAsia="Times New Roman" w:hAnsi="Times New Roman" w:cs="Times New Roman"/>
                <w:b/>
                <w:bCs/>
                <w:sz w:val="20"/>
                <w:szCs w:val="20"/>
                <w:u w:val="single"/>
              </w:rPr>
            </w:pPr>
            <w:r>
              <w:rPr>
                <w:rFonts w:ascii="Times New Roman" w:eastAsia="Times New Roman" w:hAnsi="Times New Roman" w:cs="Times New Roman"/>
                <w:b/>
                <w:bCs/>
                <w:sz w:val="20"/>
                <w:szCs w:val="20"/>
                <w:u w:val="single"/>
                <w:rtl/>
              </w:rPr>
              <w:t xml:space="preserve">عقد تقديم خدمات الحصول على الإقامة الإسبانية (برنامج </w:t>
            </w:r>
            <w:r>
              <w:rPr>
                <w:rFonts w:ascii="Times New Roman" w:eastAsia="Times New Roman" w:hAnsi="Times New Roman" w:cs="Times New Roman"/>
                <w:b/>
                <w:bCs/>
                <w:sz w:val="20"/>
                <w:szCs w:val="20"/>
                <w:u w:val="single"/>
              </w:rPr>
              <w:t>Digital Nomad</w:t>
            </w:r>
          </w:p>
        </w:tc>
      </w:tr>
      <w:tr w:rsidR="00DC5A58" w:rsidRPr="00633922" w14:paraId="0E265705" w14:textId="77777777" w:rsidTr="00BA08B4">
        <w:trPr>
          <w:jc w:val="center"/>
        </w:trPr>
        <w:tc>
          <w:tcPr>
            <w:tcW w:w="10201" w:type="dxa"/>
          </w:tcPr>
          <w:p w14:paraId="7EC2B1A7" w14:textId="32860E37" w:rsidR="00DC5A58" w:rsidRPr="00633922" w:rsidRDefault="00DC5A58" w:rsidP="00DC5A58">
            <w:pPr>
              <w:bidi/>
              <w:spacing w:line="360" w:lineRule="auto"/>
              <w:jc w:val="highKashida"/>
              <w:rPr>
                <w:rFonts w:cstheme="minorHAnsi"/>
                <w:sz w:val="20"/>
                <w:szCs w:val="20"/>
                <w:rtl/>
              </w:rPr>
            </w:pPr>
            <w:r>
              <w:rPr>
                <w:rFonts w:cstheme="minorHAnsi"/>
                <w:sz w:val="20"/>
                <w:szCs w:val="20"/>
                <w:rtl/>
              </w:rPr>
              <w:t xml:space="preserve">انه </w:t>
            </w:r>
            <w:r>
              <w:rPr>
                <w:rFonts w:cstheme="minorHAnsi" w:hint="cs"/>
                <w:sz w:val="20"/>
                <w:szCs w:val="20"/>
                <w:rtl/>
              </w:rPr>
              <w:t xml:space="preserve">في   </w:t>
            </w:r>
            <w:r>
              <w:rPr>
                <w:rFonts w:cstheme="minorHAnsi"/>
                <w:sz w:val="20"/>
                <w:szCs w:val="20"/>
              </w:rPr>
              <w:t xml:space="preserve">  </w:t>
            </w:r>
            <w:r>
              <w:rPr>
                <w:rFonts w:cstheme="minorHAnsi"/>
                <w:sz w:val="20"/>
                <w:szCs w:val="20"/>
              </w:rPr>
              <w:fldChar w:fldCharType="begin"/>
            </w:r>
            <w:r>
              <w:rPr>
                <w:rFonts w:cstheme="minorHAnsi"/>
                <w:sz w:val="20"/>
                <w:szCs w:val="20"/>
              </w:rPr>
              <w:instrText xml:space="preserve"> DATE \@ "d/M/yyyy" \* MERGEFORMAT </w:instrText>
            </w:r>
            <w:r>
              <w:rPr>
                <w:rFonts w:cstheme="minorHAnsi"/>
                <w:sz w:val="20"/>
                <w:szCs w:val="20"/>
              </w:rPr>
              <w:fldChar w:fldCharType="separate"/>
            </w:r>
            <w:r w:rsidR="002A5395">
              <w:rPr>
                <w:rFonts w:cstheme="minorHAnsi"/>
                <w:noProof/>
                <w:sz w:val="20"/>
                <w:szCs w:val="20"/>
              </w:rPr>
              <w:t>23/9/2026</w:t>
            </w:r>
            <w:r>
              <w:rPr>
                <w:rFonts w:cstheme="minorHAnsi"/>
                <w:sz w:val="20"/>
                <w:szCs w:val="20"/>
              </w:rPr>
              <w:fldChar w:fldCharType="end"/>
            </w:r>
            <w:r>
              <w:rPr>
                <w:rFonts w:cstheme="minorHAnsi" w:hint="cs"/>
                <w:sz w:val="20"/>
                <w:szCs w:val="20"/>
                <w:rtl/>
              </w:rPr>
              <w:t>ت</w:t>
            </w:r>
            <w:r>
              <w:rPr>
                <w:rFonts w:cstheme="minorHAnsi"/>
                <w:sz w:val="20"/>
                <w:szCs w:val="20"/>
                <w:rtl/>
              </w:rPr>
              <w:t xml:space="preserve">اريخ السريان" تم توقيع </w:t>
            </w:r>
            <w:r>
              <w:rPr>
                <w:rFonts w:cstheme="minorHAnsi" w:hint="cs"/>
                <w:sz w:val="20"/>
                <w:szCs w:val="20"/>
                <w:rtl/>
              </w:rPr>
              <w:t xml:space="preserve">هذا العقد </w:t>
            </w:r>
            <w:r>
              <w:rPr>
                <w:rFonts w:cstheme="minorHAnsi"/>
                <w:sz w:val="20"/>
                <w:szCs w:val="20"/>
                <w:rtl/>
              </w:rPr>
              <w:t xml:space="preserve">كلا </w:t>
            </w:r>
            <w:r>
              <w:rPr>
                <w:rFonts w:cstheme="minorHAnsi" w:hint="cs"/>
                <w:sz w:val="20"/>
                <w:szCs w:val="20"/>
                <w:rtl/>
              </w:rPr>
              <w:t xml:space="preserve">من: </w:t>
            </w:r>
            <w:r>
              <w:rPr>
                <w:rFonts w:cstheme="minorHAnsi"/>
                <w:sz w:val="20"/>
                <w:szCs w:val="20"/>
                <w:rtl/>
              </w:rPr>
              <w:t>-</w:t>
            </w:r>
          </w:p>
        </w:tc>
      </w:tr>
      <w:tr w:rsidR="00DC5A58" w:rsidRPr="00633922" w14:paraId="1C0BA95D" w14:textId="77777777" w:rsidTr="00BA08B4">
        <w:trPr>
          <w:jc w:val="center"/>
        </w:trPr>
        <w:tc>
          <w:tcPr>
            <w:tcW w:w="10201" w:type="dxa"/>
          </w:tcPr>
          <w:p w14:paraId="6FE51E53" w14:textId="77777777" w:rsidR="00DC5A58" w:rsidRPr="00633922" w:rsidRDefault="00DC5A58" w:rsidP="006543EF">
            <w:pPr>
              <w:pStyle w:val="NoSpacing"/>
              <w:bidi/>
              <w:rPr>
                <w:b/>
                <w:bCs/>
                <w:szCs w:val="20"/>
              </w:rPr>
            </w:pPr>
            <w:r>
              <w:rPr>
                <w:b/>
                <w:bCs/>
                <w:szCs w:val="20"/>
                <w:rtl/>
              </w:rPr>
              <w:t>الطرف الأول:</w:t>
            </w:r>
            <w:r>
              <w:rPr>
                <w:szCs w:val="20"/>
                <w:rtl/>
              </w:rPr>
              <w:t xml:space="preserve"> شركة إيل</w:t>
            </w:r>
            <w:r>
              <w:rPr>
                <w:rFonts w:hint="cs"/>
                <w:szCs w:val="20"/>
                <w:rtl/>
              </w:rPr>
              <w:t>ي</w:t>
            </w:r>
            <w:r>
              <w:rPr>
                <w:szCs w:val="20"/>
                <w:rtl/>
              </w:rPr>
              <w:t>فاي</w:t>
            </w:r>
            <w:r>
              <w:rPr>
                <w:rFonts w:hint="cs"/>
                <w:szCs w:val="20"/>
                <w:rtl/>
              </w:rPr>
              <w:t xml:space="preserve"> "</w:t>
            </w:r>
            <w:r>
              <w:rPr>
                <w:szCs w:val="20"/>
              </w:rPr>
              <w:t xml:space="preserve"> "ELEVAY</w:t>
            </w:r>
            <w:r>
              <w:rPr>
                <w:rFonts w:hint="cs"/>
                <w:szCs w:val="20"/>
                <w:rtl/>
              </w:rPr>
              <w:t xml:space="preserve"> ش.ذ.م.م)، والتي تحمل سجل تجاري رقم/ 7902، و</w:t>
            </w:r>
            <w:r>
              <w:rPr>
                <w:szCs w:val="20"/>
                <w:rtl/>
              </w:rPr>
              <w:t xml:space="preserve">الكائن مقرها </w:t>
            </w:r>
            <w:r>
              <w:rPr>
                <w:rFonts w:hint="cs"/>
                <w:szCs w:val="20"/>
                <w:rtl/>
              </w:rPr>
              <w:t>في</w:t>
            </w:r>
            <w:r>
              <w:rPr>
                <w:szCs w:val="20"/>
                <w:rtl/>
              </w:rPr>
              <w:t xml:space="preserve"> الشيخ زايد – بيفرلي هيلز- مبني بوليجون رقم </w:t>
            </w:r>
            <w:r>
              <w:rPr>
                <w:rFonts w:hint="cs"/>
                <w:szCs w:val="20"/>
                <w:rtl/>
              </w:rPr>
              <w:t>"</w:t>
            </w:r>
            <w:r>
              <w:rPr>
                <w:szCs w:val="20"/>
                <w:rtl/>
              </w:rPr>
              <w:t>٣</w:t>
            </w:r>
            <w:r>
              <w:rPr>
                <w:rFonts w:hint="cs"/>
                <w:szCs w:val="20"/>
                <w:rtl/>
              </w:rPr>
              <w:t>"</w:t>
            </w:r>
            <w:r>
              <w:rPr>
                <w:szCs w:val="20"/>
                <w:rtl/>
              </w:rPr>
              <w:t xml:space="preserve"> – الطابق الثاني - مكتب (2</w:t>
            </w:r>
            <w:r>
              <w:rPr>
                <w:szCs w:val="20"/>
              </w:rPr>
              <w:t>D</w:t>
            </w:r>
            <w:r>
              <w:rPr>
                <w:szCs w:val="20"/>
                <w:rtl/>
              </w:rPr>
              <w:t xml:space="preserve">2، ويمثلها </w:t>
            </w:r>
            <w:r>
              <w:rPr>
                <w:rFonts w:hint="cs"/>
                <w:szCs w:val="20"/>
                <w:rtl/>
              </w:rPr>
              <w:t>في</w:t>
            </w:r>
            <w:r>
              <w:rPr>
                <w:szCs w:val="20"/>
                <w:rtl/>
              </w:rPr>
              <w:t xml:space="preserve"> التوقيع على </w:t>
            </w:r>
            <w:r>
              <w:rPr>
                <w:rFonts w:hint="cs"/>
                <w:szCs w:val="20"/>
                <w:rtl/>
              </w:rPr>
              <w:t xml:space="preserve">هذا </w:t>
            </w:r>
            <w:r>
              <w:rPr>
                <w:rFonts w:hint="cs"/>
                <w:b/>
                <w:bCs/>
                <w:szCs w:val="20"/>
                <w:rtl/>
              </w:rPr>
              <w:t xml:space="preserve">العقد </w:t>
            </w:r>
            <w:r>
              <w:rPr>
                <w:b/>
                <w:bCs/>
                <w:szCs w:val="20"/>
                <w:rtl/>
              </w:rPr>
              <w:t>السيد/ محمود محمد</w:t>
            </w:r>
            <w:r>
              <w:rPr>
                <w:b/>
                <w:bCs/>
                <w:szCs w:val="20"/>
              </w:rPr>
              <w:t xml:space="preserve"> </w:t>
            </w:r>
            <w:r>
              <w:rPr>
                <w:rFonts w:hint="cs"/>
                <w:b/>
                <w:bCs/>
                <w:szCs w:val="20"/>
                <w:rtl/>
              </w:rPr>
              <w:t>صابر، بصفته</w:t>
            </w:r>
            <w:r>
              <w:rPr>
                <w:b/>
                <w:bCs/>
                <w:szCs w:val="20"/>
                <w:rtl/>
              </w:rPr>
              <w:t xml:space="preserve"> مدير الشركة.</w:t>
            </w:r>
          </w:p>
          <w:p w14:paraId="43C9493E" w14:textId="77777777" w:rsidR="00077573" w:rsidRDefault="00000000">
            <w:pPr>
              <w:bidi/>
              <w:jc w:val="both"/>
            </w:pPr>
            <w:r>
              <w:rPr>
                <w:b/>
                <w:bCs/>
                <w:szCs w:val="20"/>
                <w:rtl/>
              </w:rPr>
              <w:t xml:space="preserve"> او من ينوب عنه (السيدة/ مادونا عادل مرجان واصف)</w:t>
            </w:r>
          </w:p>
        </w:tc>
      </w:tr>
      <w:tr w:rsidR="00DC5A58" w:rsidRPr="00633922" w14:paraId="24692FE5" w14:textId="77777777" w:rsidTr="00BA08B4">
        <w:trPr>
          <w:jc w:val="center"/>
        </w:trPr>
        <w:tc>
          <w:tcPr>
            <w:tcW w:w="10201" w:type="dxa"/>
          </w:tcPr>
          <w:p w14:paraId="066D2676" w14:textId="77777777" w:rsidR="00DC5A58" w:rsidRPr="00633922" w:rsidRDefault="00DC5A58" w:rsidP="00BA08B4">
            <w:pPr>
              <w:bidi/>
              <w:spacing w:line="360" w:lineRule="auto"/>
              <w:jc w:val="center"/>
              <w:rPr>
                <w:rFonts w:cstheme="minorHAnsi"/>
                <w:b/>
                <w:bCs/>
                <w:sz w:val="20"/>
                <w:szCs w:val="20"/>
              </w:rPr>
            </w:pPr>
            <w:r>
              <w:rPr>
                <w:rFonts w:cstheme="minorHAnsi"/>
                <w:b/>
                <w:bCs/>
                <w:sz w:val="20"/>
                <w:szCs w:val="20"/>
                <w:rtl/>
              </w:rPr>
              <w:t>(يشار اليها فيما بعد ب</w:t>
            </w:r>
            <w:r>
              <w:rPr>
                <w:rFonts w:cstheme="minorHAnsi"/>
                <w:b/>
                <w:bCs/>
                <w:sz w:val="20"/>
                <w:szCs w:val="20"/>
                <w:rtl/>
              </w:rPr>
              <w:br/>
            </w:r>
            <w:r>
              <w:rPr>
                <w:rFonts w:cstheme="minorHAnsi" w:hint="cs"/>
                <w:b/>
                <w:bCs/>
                <w:sz w:val="20"/>
                <w:szCs w:val="20"/>
                <w:rtl/>
              </w:rPr>
              <w:t xml:space="preserve">"الشركة" أو "إيلفياي" أو </w:t>
            </w:r>
            <w:r>
              <w:rPr>
                <w:rFonts w:cstheme="minorHAnsi"/>
                <w:b/>
                <w:bCs/>
                <w:sz w:val="20"/>
                <w:szCs w:val="20"/>
                <w:rtl/>
              </w:rPr>
              <w:t>"الطرف الأول")</w:t>
            </w:r>
          </w:p>
        </w:tc>
      </w:tr>
      <w:tr w:rsidR="00DC5A58" w:rsidRPr="00633922" w14:paraId="491DFEA0" w14:textId="77777777" w:rsidTr="00BA08B4">
        <w:trPr>
          <w:jc w:val="center"/>
        </w:trPr>
        <w:tc>
          <w:tcPr>
            <w:tcW w:w="10201" w:type="dxa"/>
          </w:tcPr>
          <w:p w14:paraId="725F326A" w14:textId="77777777" w:rsidR="00DC5A58" w:rsidRPr="00633922" w:rsidRDefault="00DC5A58" w:rsidP="00BA08B4">
            <w:pPr>
              <w:bidi/>
              <w:spacing w:line="360" w:lineRule="auto"/>
              <w:jc w:val="center"/>
              <w:rPr>
                <w:rFonts w:cstheme="minorHAnsi"/>
                <w:b/>
                <w:bCs/>
                <w:sz w:val="20"/>
                <w:szCs w:val="20"/>
                <w:u w:val="single"/>
                <w:rtl/>
              </w:rPr>
            </w:pPr>
            <w:r>
              <w:rPr>
                <w:rFonts w:cstheme="minorHAnsi"/>
                <w:b/>
                <w:bCs/>
                <w:sz w:val="20"/>
                <w:szCs w:val="20"/>
                <w:u w:val="single"/>
                <w:rtl/>
              </w:rPr>
              <w:t xml:space="preserve">الطرف </w:t>
            </w:r>
            <w:r>
              <w:rPr>
                <w:rFonts w:cstheme="minorHAnsi" w:hint="cs"/>
                <w:b/>
                <w:bCs/>
                <w:sz w:val="20"/>
                <w:szCs w:val="20"/>
                <w:u w:val="single"/>
                <w:rtl/>
              </w:rPr>
              <w:t>الثاني</w:t>
            </w:r>
            <w:r>
              <w:rPr>
                <w:rFonts w:cstheme="minorHAnsi"/>
                <w:b/>
                <w:bCs/>
                <w:sz w:val="20"/>
                <w:szCs w:val="20"/>
                <w:u w:val="single"/>
                <w:rtl/>
              </w:rPr>
              <w:t>:</w:t>
            </w:r>
          </w:p>
        </w:tc>
      </w:tr>
    </w:tbl>
    <w:p w14:paraId="1EBE0C2E" w14:textId="77777777" w:rsidR="00934EF1" w:rsidRPr="00633922" w:rsidRDefault="00934EF1" w:rsidP="00934EF1">
      <w:pPr>
        <w:bidi/>
        <w:rPr>
          <w:rFonts w:cstheme="minorHAnsi"/>
          <w:sz w:val="20"/>
          <w:szCs w:val="20"/>
          <w:rtl/>
        </w:rPr>
        <w:sectPr w:rsidR="00934EF1" w:rsidRPr="00633922" w:rsidSect="002A5395">
          <w:headerReference w:type="even" r:id="rId8"/>
          <w:headerReference w:type="default" r:id="rId9"/>
          <w:footerReference w:type="even" r:id="rId10"/>
          <w:footerReference w:type="default" r:id="rId11"/>
          <w:type w:val="continuous"/>
          <w:pgSz w:w="12240" w:h="15840"/>
          <w:pgMar w:top="322" w:right="2034" w:bottom="1786" w:left="2127" w:header="166" w:footer="113" w:gutter="0"/>
          <w:pgBorders w:offsetFrom="page">
            <w:top w:val="double" w:sz="4" w:space="24" w:color="auto"/>
            <w:left w:val="double" w:sz="4" w:space="24" w:color="auto"/>
            <w:bottom w:val="double" w:sz="4" w:space="24" w:color="auto"/>
            <w:right w:val="double" w:sz="4" w:space="24" w:color="auto"/>
          </w:pgBorders>
          <w:cols w:space="720"/>
          <w:docGrid w:linePitch="299"/>
        </w:sectPr>
      </w:pPr>
    </w:p>
    <w:tbl>
      <w:tblPr>
        <w:tblStyle w:val="TableGrid"/>
        <w:tblW w:w="1091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597"/>
        <w:gridCol w:w="318"/>
      </w:tblGrid>
      <w:tr w:rsidR="00DC5A58" w:rsidRPr="00633922" w14:paraId="41EF2EED" w14:textId="77777777" w:rsidTr="00727246">
        <w:trPr>
          <w:jc w:val="center"/>
        </w:trPr>
        <w:tc>
          <w:tcPr>
            <w:tcW w:w="10915" w:type="dxa"/>
            <w:gridSpan w:val="2"/>
          </w:tcPr>
          <w:p w14:paraId="7BE60232" w14:textId="77777777" w:rsidR="00316F43" w:rsidRPr="00633922" w:rsidRDefault="00316F43" w:rsidP="00316F43">
            <w:pPr>
              <w:bidi/>
              <w:spacing w:before="100" w:beforeAutospacing="1" w:after="100" w:afterAutospacing="1"/>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tl/>
              </w:rPr>
              <w:t xml:space="preserve">السيد/ </w:t>
            </w:r>
            <w:r w:rsidRPr="002A5395">
              <w:rPr>
                <w:rFonts w:ascii="Times New Roman" w:eastAsia="Times New Roman" w:hAnsi="Times New Roman" w:cs="Times New Roman" w:hint="cs"/>
                <w:b/>
                <w:bCs/>
                <w:sz w:val="20"/>
                <w:szCs w:val="20"/>
                <w:rtl/>
              </w:rPr>
              <w:t xml:space="preserve">{{CLIENT_NAME_AR}}</w:t>
            </w:r>
            <w:proofErr w:type="gramStart"/>
            <w:r w:rsidRPr="002A5395">
              <w:rPr>
                <w:rFonts w:ascii="Times New Roman" w:eastAsia="Times New Roman" w:hAnsi="Times New Roman" w:cs="Times New Roman" w:hint="cs"/>
                <w:b/>
                <w:bCs/>
                <w:sz w:val="20"/>
                <w:szCs w:val="20"/>
                <w:rtl/>
              </w:rPr>
              <w:t/>
            </w:r>
            <w:proofErr w:type="gramEnd"/>
            <w:r w:rsidRPr="002A5395">
              <w:rPr>
                <w:rFonts w:ascii="Times New Roman" w:eastAsia="Times New Roman" w:hAnsi="Times New Roman" w:cs="Times New Roman" w:hint="cs"/>
                <w:b/>
                <w:bCs/>
                <w:sz w:val="20"/>
                <w:szCs w:val="20"/>
                <w:rtl/>
              </w:rPr>
              <w:t xml:space="preserve"/>
            </w:r>
            <w:r>
              <w:rPr>
                <w:rFonts w:ascii="Times New Roman" w:eastAsia="Times New Roman" w:hAnsi="Times New Roman" w:cs="Times New Roman"/>
                <w:b/>
                <w:bCs/>
                <w:sz w:val="20"/>
                <w:szCs w:val="20"/>
                <w:rtl/>
              </w:rPr>
              <w:t xml:space="preserve">، المقيم في </w:t>
            </w:r>
            <w:r>
              <w:rPr>
                <w:rFonts w:ascii="Times New Roman" w:eastAsia="Times New Roman" w:hAnsi="Times New Roman" w:cs="Times New Roman" w:hint="cs"/>
                <w:b/>
                <w:bCs/>
                <w:sz w:val="20"/>
                <w:szCs w:val="20"/>
                <w:rtl/>
              </w:rPr>
              <w:t>مصر</w:t>
            </w:r>
          </w:p>
        </w:tc>
      </w:tr>
      <w:tr w:rsidR="00DC5A58" w:rsidRPr="00633922" w14:paraId="54C1F653" w14:textId="77777777" w:rsidTr="00727246">
        <w:trPr>
          <w:jc w:val="center"/>
        </w:trPr>
        <w:tc>
          <w:tcPr>
            <w:tcW w:w="10915" w:type="dxa"/>
            <w:gridSpan w:val="2"/>
          </w:tcPr>
          <w:p w14:paraId="0FE81032" w14:textId="77777777" w:rsidR="00DC5A58" w:rsidRPr="00633922" w:rsidRDefault="00DC5A58" w:rsidP="00BA08B4">
            <w:pPr>
              <w:bidi/>
              <w:spacing w:line="360" w:lineRule="auto"/>
              <w:jc w:val="center"/>
              <w:rPr>
                <w:rFonts w:cstheme="minorHAnsi"/>
                <w:b/>
                <w:bCs/>
                <w:sz w:val="20"/>
                <w:szCs w:val="20"/>
                <w:rtl/>
              </w:rPr>
            </w:pPr>
            <w:r>
              <w:rPr>
                <w:rFonts w:cstheme="minorHAnsi"/>
                <w:b/>
                <w:bCs/>
                <w:sz w:val="20"/>
                <w:szCs w:val="20"/>
                <w:rtl/>
              </w:rPr>
              <w:t>(يشار اليها فيما بعد ب</w:t>
            </w:r>
            <w:r>
              <w:rPr>
                <w:rFonts w:cstheme="minorHAnsi"/>
                <w:b/>
                <w:bCs/>
                <w:sz w:val="20"/>
                <w:szCs w:val="20"/>
                <w:rtl/>
              </w:rPr>
              <w:br/>
            </w:r>
            <w:r>
              <w:rPr>
                <w:rFonts w:cstheme="minorHAnsi" w:hint="cs"/>
                <w:b/>
                <w:bCs/>
                <w:sz w:val="20"/>
                <w:szCs w:val="20"/>
                <w:rtl/>
              </w:rPr>
              <w:t xml:space="preserve">"العميل" أو </w:t>
            </w:r>
            <w:r>
              <w:rPr>
                <w:rFonts w:cstheme="minorHAnsi"/>
                <w:b/>
                <w:bCs/>
                <w:sz w:val="20"/>
                <w:szCs w:val="20"/>
                <w:rtl/>
              </w:rPr>
              <w:t>"الطرف ال</w:t>
            </w:r>
            <w:r>
              <w:rPr>
                <w:rFonts w:cstheme="minorHAnsi" w:hint="cs"/>
                <w:b/>
                <w:bCs/>
                <w:sz w:val="20"/>
                <w:szCs w:val="20"/>
                <w:rtl/>
              </w:rPr>
              <w:t>ثاني</w:t>
            </w:r>
            <w:r>
              <w:rPr>
                <w:rFonts w:cstheme="minorHAnsi"/>
                <w:b/>
                <w:bCs/>
                <w:sz w:val="20"/>
                <w:szCs w:val="20"/>
                <w:rtl/>
              </w:rPr>
              <w:t>")</w:t>
            </w:r>
          </w:p>
        </w:tc>
      </w:tr>
      <w:tr w:rsidR="00DC5A58" w:rsidRPr="00633922" w14:paraId="7F317525" w14:textId="77777777" w:rsidTr="00727246">
        <w:trPr>
          <w:jc w:val="center"/>
        </w:trPr>
        <w:tc>
          <w:tcPr>
            <w:tcW w:w="10915" w:type="dxa"/>
            <w:gridSpan w:val="2"/>
          </w:tcPr>
          <w:p w14:paraId="3013B5C8" w14:textId="77777777" w:rsidR="00DC5A58" w:rsidRPr="00633922" w:rsidRDefault="00DC5A58" w:rsidP="00BA08B4">
            <w:pPr>
              <w:bidi/>
              <w:spacing w:line="360" w:lineRule="auto"/>
              <w:rPr>
                <w:rFonts w:cstheme="minorHAnsi"/>
                <w:b/>
                <w:bCs/>
                <w:sz w:val="20"/>
                <w:szCs w:val="20"/>
                <w:rtl/>
              </w:rPr>
            </w:pPr>
            <w:r>
              <w:rPr>
                <w:rFonts w:cstheme="minorHAnsi" w:hint="cs"/>
                <w:b/>
                <w:bCs/>
                <w:sz w:val="20"/>
                <w:szCs w:val="20"/>
                <w:rtl/>
              </w:rPr>
              <w:t xml:space="preserve"> يشا</w:t>
            </w:r>
            <w:r>
              <w:rPr>
                <w:rFonts w:cstheme="minorHAnsi" w:hint="eastAsia"/>
                <w:b/>
                <w:bCs/>
                <w:sz w:val="20"/>
                <w:szCs w:val="20"/>
                <w:rtl/>
              </w:rPr>
              <w:t>ر</w:t>
            </w:r>
            <w:r>
              <w:rPr>
                <w:rFonts w:cstheme="minorHAnsi"/>
                <w:b/>
                <w:bCs/>
                <w:sz w:val="20"/>
                <w:szCs w:val="20"/>
                <w:rtl/>
              </w:rPr>
              <w:t xml:space="preserve"> الى كلاً من </w:t>
            </w:r>
            <w:r>
              <w:rPr>
                <w:rFonts w:cstheme="minorHAnsi" w:hint="cs"/>
                <w:b/>
                <w:bCs/>
                <w:sz w:val="20"/>
                <w:szCs w:val="20"/>
                <w:rtl/>
              </w:rPr>
              <w:t>"</w:t>
            </w:r>
            <w:r>
              <w:rPr>
                <w:rFonts w:cstheme="minorHAnsi"/>
                <w:b/>
                <w:bCs/>
                <w:sz w:val="20"/>
                <w:szCs w:val="20"/>
                <w:rtl/>
              </w:rPr>
              <w:t>الطرف الأو</w:t>
            </w:r>
            <w:r>
              <w:rPr>
                <w:rFonts w:cstheme="minorHAnsi" w:hint="cs"/>
                <w:b/>
                <w:bCs/>
                <w:sz w:val="20"/>
                <w:szCs w:val="20"/>
                <w:rtl/>
              </w:rPr>
              <w:t>ل"</w:t>
            </w:r>
            <w:r>
              <w:rPr>
                <w:rFonts w:cstheme="minorHAnsi"/>
                <w:b/>
                <w:bCs/>
                <w:sz w:val="20"/>
                <w:szCs w:val="20"/>
              </w:rPr>
              <w:t xml:space="preserve"> </w:t>
            </w:r>
            <w:r>
              <w:rPr>
                <w:rFonts w:cstheme="minorHAnsi"/>
                <w:b/>
                <w:bCs/>
                <w:sz w:val="20"/>
                <w:szCs w:val="20"/>
                <w:rtl/>
              </w:rPr>
              <w:t>و</w:t>
            </w:r>
            <w:r>
              <w:rPr>
                <w:rFonts w:cstheme="minorHAnsi" w:hint="cs"/>
                <w:b/>
                <w:bCs/>
                <w:sz w:val="20"/>
                <w:szCs w:val="20"/>
                <w:rtl/>
              </w:rPr>
              <w:t>"</w:t>
            </w:r>
            <w:r>
              <w:rPr>
                <w:rFonts w:cstheme="minorHAnsi"/>
                <w:b/>
                <w:bCs/>
                <w:sz w:val="20"/>
                <w:szCs w:val="20"/>
                <w:rtl/>
              </w:rPr>
              <w:t xml:space="preserve">الطرف </w:t>
            </w:r>
            <w:r>
              <w:rPr>
                <w:rFonts w:cstheme="minorHAnsi" w:hint="cs"/>
                <w:b/>
                <w:bCs/>
                <w:sz w:val="20"/>
                <w:szCs w:val="20"/>
                <w:rtl/>
              </w:rPr>
              <w:t>الثاني"</w:t>
            </w:r>
            <w:r>
              <w:rPr>
                <w:rFonts w:cstheme="minorHAnsi"/>
                <w:b/>
                <w:bCs/>
                <w:sz w:val="20"/>
                <w:szCs w:val="20"/>
              </w:rPr>
              <w:t>,</w:t>
            </w:r>
            <w:r>
              <w:rPr>
                <w:rFonts w:cstheme="minorHAnsi"/>
                <w:b/>
                <w:bCs/>
                <w:sz w:val="20"/>
                <w:szCs w:val="20"/>
                <w:rtl/>
              </w:rPr>
              <w:t xml:space="preserve"> منفردين "بالطرف", ومجتمعين "با</w:t>
            </w:r>
            <w:r>
              <w:rPr>
                <w:rFonts w:cstheme="minorHAnsi" w:hint="cs"/>
                <w:b/>
                <w:bCs/>
                <w:sz w:val="20"/>
                <w:szCs w:val="20"/>
                <w:rtl/>
              </w:rPr>
              <w:t>لأطراف أو "الطرفان</w:t>
            </w:r>
            <w:r>
              <w:rPr>
                <w:rFonts w:cstheme="minorHAnsi"/>
                <w:b/>
                <w:bCs/>
                <w:sz w:val="20"/>
                <w:szCs w:val="20"/>
                <w:rtl/>
              </w:rPr>
              <w:t>".</w:t>
            </w:r>
          </w:p>
        </w:tc>
      </w:tr>
      <w:tr w:rsidR="00DC5A58" w:rsidRPr="00633922" w14:paraId="5F0198F2" w14:textId="77777777" w:rsidTr="00727246">
        <w:trPr>
          <w:jc w:val="center"/>
        </w:trPr>
        <w:tc>
          <w:tcPr>
            <w:tcW w:w="10915" w:type="dxa"/>
            <w:gridSpan w:val="2"/>
          </w:tcPr>
          <w:p w14:paraId="27681530" w14:textId="77777777" w:rsidR="00DC5A58" w:rsidRPr="00633922" w:rsidRDefault="00316F43" w:rsidP="00BA08B4">
            <w:pPr>
              <w:bidi/>
              <w:spacing w:line="360" w:lineRule="auto"/>
              <w:jc w:val="center"/>
              <w:rPr>
                <w:rFonts w:cstheme="minorHAnsi"/>
                <w:b/>
                <w:bCs/>
                <w:sz w:val="20"/>
                <w:szCs w:val="20"/>
                <w:u w:val="single"/>
              </w:rPr>
            </w:pPr>
            <w:r>
              <w:rPr>
                <w:rFonts w:cstheme="minorHAnsi"/>
                <w:b/>
                <w:bCs/>
                <w:sz w:val="20"/>
                <w:szCs w:val="20"/>
                <w:u w:val="single"/>
                <w:rtl/>
              </w:rPr>
              <w:t>المادة (</w:t>
            </w:r>
            <w:r>
              <w:rPr>
                <w:rFonts w:cstheme="minorHAnsi" w:hint="cs"/>
                <w:b/>
                <w:bCs/>
                <w:sz w:val="20"/>
                <w:szCs w:val="20"/>
                <w:u w:val="single"/>
                <w:rtl/>
              </w:rPr>
              <w:t>1) تمهيـــــــــــد</w:t>
            </w:r>
          </w:p>
        </w:tc>
      </w:tr>
      <w:tr w:rsidR="00316F43" w:rsidRPr="00633922" w14:paraId="735783D3" w14:textId="77777777" w:rsidTr="00727246">
        <w:trPr>
          <w:jc w:val="center"/>
        </w:trPr>
        <w:tc>
          <w:tcPr>
            <w:tcW w:w="10915" w:type="dxa"/>
            <w:gridSpan w:val="2"/>
          </w:tcPr>
          <w:p w14:paraId="5B5552D4" w14:textId="77777777" w:rsidR="00316F43" w:rsidRPr="00633922" w:rsidRDefault="00316F43" w:rsidP="00316F43">
            <w:pPr>
              <w:bidi/>
              <w:spacing w:line="360" w:lineRule="auto"/>
              <w:jc w:val="both"/>
              <w:rPr>
                <w:rFonts w:cstheme="minorHAnsi"/>
                <w:sz w:val="20"/>
                <w:szCs w:val="20"/>
              </w:rPr>
            </w:pPr>
            <w:r>
              <w:rPr>
                <w:rFonts w:ascii="Times New Roman" w:eastAsia="Times New Roman" w:hAnsi="Times New Roman" w:cs="Times New Roman"/>
                <w:sz w:val="20"/>
                <w:szCs w:val="20"/>
                <w:rtl/>
              </w:rPr>
              <w:t xml:space="preserve">حيث إن الطرف الأول شركة متخصصة في تقديم الخدمات والاستشارات الإدارية الخاصة بالحصول على الإقامات القانونية والجنسية من خلال برامج الاستثمار أو العمل الحر في الدول الأجنبية، وحيث إن الطرف الثاني يرغب في الحصول على الإقامة الإسبانية ضمن برنامج </w:t>
            </w:r>
            <w:r>
              <w:rPr>
                <w:rFonts w:ascii="Times New Roman" w:eastAsia="Times New Roman" w:hAnsi="Times New Roman" w:cs="Times New Roman"/>
                <w:b/>
                <w:bCs/>
                <w:sz w:val="20"/>
                <w:szCs w:val="20"/>
              </w:rPr>
              <w:t>Digital Nomad</w:t>
            </w:r>
            <w:r>
              <w:rPr>
                <w:rFonts w:ascii="Times New Roman" w:eastAsia="Times New Roman" w:hAnsi="Times New Roman" w:cs="Times New Roman"/>
                <w:sz w:val="20"/>
                <w:szCs w:val="20"/>
                <w:rtl/>
              </w:rPr>
              <w:t xml:space="preserve"> وفقًا لقوانين مملكة إسبانيا، فقد تم الاتفاق بين الطرفين على ما يلي:</w:t>
            </w:r>
          </w:p>
        </w:tc>
      </w:tr>
      <w:tr w:rsidR="00316F43" w:rsidRPr="00633922" w14:paraId="03497877" w14:textId="77777777" w:rsidTr="00727246">
        <w:trPr>
          <w:jc w:val="center"/>
        </w:trPr>
        <w:tc>
          <w:tcPr>
            <w:tcW w:w="10915" w:type="dxa"/>
            <w:gridSpan w:val="2"/>
          </w:tcPr>
          <w:p w14:paraId="7F693CAB" w14:textId="77777777" w:rsidR="00316F43" w:rsidRPr="00633922" w:rsidRDefault="00316F43" w:rsidP="00316F43">
            <w:pPr>
              <w:bidi/>
              <w:spacing w:line="360" w:lineRule="auto"/>
              <w:jc w:val="highKashida"/>
              <w:rPr>
                <w:rFonts w:cstheme="minorHAnsi"/>
                <w:sz w:val="20"/>
                <w:szCs w:val="20"/>
                <w:rtl/>
              </w:rPr>
            </w:pPr>
            <w:r>
              <w:rPr>
                <w:rFonts w:ascii="Times New Roman" w:eastAsia="Times New Roman" w:hAnsi="Times New Roman" w:cs="Times New Roman"/>
                <w:sz w:val="20"/>
                <w:szCs w:val="20"/>
                <w:rtl/>
              </w:rPr>
              <w:t xml:space="preserve">حيث إن الطرف الأول شركة متخصصة في تقديم الخدمات والاستشارات الإدارية الخاصة بالحصول على الإقامات القانونية والجنسية من خلال برامج الاستثمار أو العمل الحر في الدول الأجنبية، وحيث إن الطرف الثاني يرغب في الحصول على الإقامة الإسبانية ضمن برنامج </w:t>
            </w:r>
            <w:r>
              <w:rPr>
                <w:rFonts w:ascii="Times New Roman" w:eastAsia="Times New Roman" w:hAnsi="Times New Roman" w:cs="Times New Roman"/>
                <w:b/>
                <w:bCs/>
                <w:sz w:val="20"/>
                <w:szCs w:val="20"/>
              </w:rPr>
              <w:t>Digital Nomad</w:t>
            </w:r>
            <w:r>
              <w:rPr>
                <w:rFonts w:ascii="Times New Roman" w:eastAsia="Times New Roman" w:hAnsi="Times New Roman" w:cs="Times New Roman"/>
                <w:sz w:val="20"/>
                <w:szCs w:val="20"/>
                <w:rtl/>
              </w:rPr>
              <w:t xml:space="preserve"> وفقًا لقوانين مملكة إسبانيا، فقد تم الاتفاق بين الطرفين على ما يلي:</w:t>
            </w:r>
          </w:p>
        </w:tc>
      </w:tr>
      <w:tr w:rsidR="00137943" w:rsidRPr="00633922" w14:paraId="1E42EC1C" w14:textId="77777777" w:rsidTr="00727246">
        <w:trPr>
          <w:jc w:val="center"/>
        </w:trPr>
        <w:tc>
          <w:tcPr>
            <w:tcW w:w="10915" w:type="dxa"/>
            <w:gridSpan w:val="2"/>
          </w:tcPr>
          <w:p w14:paraId="349F28F3" w14:textId="77777777" w:rsidR="00316F43" w:rsidRPr="00633922" w:rsidRDefault="00316F43" w:rsidP="00C4112A">
            <w:pPr>
              <w:bidi/>
              <w:spacing w:line="360" w:lineRule="auto"/>
              <w:jc w:val="center"/>
              <w:rPr>
                <w:rFonts w:cstheme="minorHAnsi"/>
                <w:b/>
                <w:bCs/>
                <w:sz w:val="20"/>
                <w:szCs w:val="20"/>
                <w:u w:val="single"/>
                <w:rtl/>
              </w:rPr>
            </w:pPr>
            <w:r>
              <w:rPr>
                <w:rFonts w:cstheme="minorHAnsi"/>
                <w:b/>
                <w:bCs/>
                <w:sz w:val="20"/>
                <w:szCs w:val="20"/>
                <w:u w:val="single"/>
                <w:rtl/>
              </w:rPr>
              <w:t>المادة (2) – موضوع العقد</w:t>
            </w:r>
          </w:p>
          <w:p w14:paraId="58F2C333" w14:textId="77777777" w:rsidR="00DF6C4E" w:rsidRPr="00633922" w:rsidRDefault="007570E6" w:rsidP="009F255C">
            <w:pPr>
              <w:pStyle w:val="p1"/>
              <w:bidi/>
              <w:rPr>
                <w:sz w:val="20"/>
                <w:szCs w:val="20"/>
              </w:rPr>
            </w:pPr>
            <w:r>
              <w:rPr>
                <w:rStyle w:val="s1"/>
                <w:b/>
                <w:bCs/>
                <w:sz w:val="20"/>
                <w:szCs w:val="20"/>
                <w:rtl/>
              </w:rPr>
              <w:t>2-1</w:t>
            </w:r>
            <w:r>
              <w:rPr>
                <w:sz w:val="20"/>
                <w:szCs w:val="20"/>
                <w:rtl/>
              </w:rPr>
              <w:t xml:space="preserve"> يتولى الطرف الأول، بصفته مزود خدمة استشارية/إجرائية غير حكومية، تقديم خدمات التحضير والمراجعة والتقديم والمتابعة لملف طلب الإقامة الإسبانية ضمن برنامج </w:t>
            </w:r>
            <w:r>
              <w:rPr>
                <w:rStyle w:val="s1"/>
                <w:b/>
                <w:bCs/>
                <w:sz w:val="20"/>
                <w:szCs w:val="20"/>
              </w:rPr>
              <w:t>Digital Nomad</w:t>
            </w:r>
            <w:r>
              <w:rPr>
                <w:sz w:val="20"/>
                <w:szCs w:val="20"/>
                <w:rtl/>
              </w:rPr>
              <w:t xml:space="preserve"> للعميل وأفراد أسرته إن وُجدوا، وذلك وفق القوانين واللوائح الإسبانية السارية وقت تقديم الطلب، وفي الحدود المبينة بهذا العقد.</w:t>
            </w:r>
          </w:p>
          <w:p w14:paraId="743772F6" w14:textId="77777777" w:rsidR="00976478" w:rsidRPr="00633922" w:rsidRDefault="00976478" w:rsidP="00976478">
            <w:pPr>
              <w:pStyle w:val="p1"/>
              <w:bidi/>
              <w:rPr>
                <w:sz w:val="20"/>
                <w:szCs w:val="20"/>
              </w:rPr>
            </w:pPr>
          </w:p>
          <w:p w14:paraId="0E4235BD" w14:textId="77777777" w:rsidR="007570E6" w:rsidRPr="00633922" w:rsidRDefault="007570E6" w:rsidP="007570E6">
            <w:pPr>
              <w:pStyle w:val="p1"/>
              <w:bidi/>
              <w:rPr>
                <w:sz w:val="20"/>
                <w:szCs w:val="20"/>
                <w:rtl/>
              </w:rPr>
            </w:pPr>
            <w:r>
              <w:rPr>
                <w:rStyle w:val="s1"/>
                <w:b/>
                <w:bCs/>
                <w:sz w:val="20"/>
                <w:szCs w:val="20"/>
                <w:rtl/>
              </w:rPr>
              <w:t>2-2</w:t>
            </w:r>
            <w:r>
              <w:rPr>
                <w:sz w:val="20"/>
                <w:szCs w:val="20"/>
                <w:rtl/>
              </w:rPr>
              <w:t xml:space="preserve"> يقتصر دور الطرف الأول على:</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44"/>
              <w:gridCol w:w="5345"/>
            </w:tblGrid>
            <w:tr w:rsidR="00C8191F" w:rsidRPr="00633922" w14:paraId="180C8B16" w14:textId="77777777" w:rsidTr="007A06A4">
              <w:tc>
                <w:tcPr>
                  <w:tcW w:w="5344" w:type="dxa"/>
                </w:tcPr>
                <w:p w14:paraId="1D145C91" w14:textId="77777777" w:rsidR="00C8191F" w:rsidRPr="00633922" w:rsidRDefault="00C8191F" w:rsidP="009F255C">
                  <w:pPr>
                    <w:pStyle w:val="p1"/>
                    <w:bidi/>
                    <w:rPr>
                      <w:sz w:val="20"/>
                      <w:szCs w:val="20"/>
                      <w:rtl/>
                    </w:rPr>
                  </w:pPr>
                  <w:r>
                    <w:rPr>
                      <w:sz w:val="20"/>
                      <w:szCs w:val="20"/>
                      <w:rtl/>
                    </w:rPr>
                    <w:t>(أ) مراجعة المستندات وصياغة الطلبات والنماذج؛</w:t>
                  </w:r>
                </w:p>
              </w:tc>
              <w:tc>
                <w:tcPr>
                  <w:tcW w:w="5345" w:type="dxa"/>
                </w:tcPr>
                <w:p w14:paraId="312FF667" w14:textId="77777777" w:rsidR="00C8191F" w:rsidRPr="00633922" w:rsidRDefault="00C8191F" w:rsidP="00131C26">
                  <w:pPr>
                    <w:pStyle w:val="p1"/>
                    <w:bidi/>
                    <w:rPr>
                      <w:sz w:val="20"/>
                      <w:szCs w:val="20"/>
                    </w:rPr>
                  </w:pPr>
                  <w:r>
                    <w:rPr>
                      <w:sz w:val="20"/>
                      <w:szCs w:val="20"/>
                      <w:rtl/>
                    </w:rPr>
                    <w:t>(ب) تنظيم مواعيد التقديم؛</w:t>
                  </w:r>
                </w:p>
              </w:tc>
            </w:tr>
            <w:tr w:rsidR="00C8191F" w:rsidRPr="00633922" w14:paraId="56F816D6" w14:textId="77777777" w:rsidTr="007A06A4">
              <w:tc>
                <w:tcPr>
                  <w:tcW w:w="5344" w:type="dxa"/>
                </w:tcPr>
                <w:p w14:paraId="34409147" w14:textId="77777777" w:rsidR="00C8191F" w:rsidRPr="00633922" w:rsidRDefault="00C8191F" w:rsidP="00C8191F">
                  <w:pPr>
                    <w:pStyle w:val="p1"/>
                    <w:bidi/>
                    <w:rPr>
                      <w:sz w:val="20"/>
                      <w:szCs w:val="20"/>
                      <w:rtl/>
                    </w:rPr>
                  </w:pPr>
                  <w:r>
                    <w:rPr>
                      <w:sz w:val="20"/>
                      <w:szCs w:val="20"/>
                      <w:rtl/>
                    </w:rPr>
                    <w:t>(ج) الإيداع الإلكتروني/الورقي لدى الجهات المختصة؛</w:t>
                  </w:r>
                </w:p>
                <w:p w14:paraId="2C1212CE" w14:textId="77777777" w:rsidR="00C8191F" w:rsidRPr="00633922" w:rsidRDefault="00C8191F" w:rsidP="00C8191F">
                  <w:pPr>
                    <w:pStyle w:val="p1"/>
                    <w:bidi/>
                    <w:rPr>
                      <w:sz w:val="20"/>
                      <w:szCs w:val="20"/>
                      <w:rtl/>
                    </w:rPr>
                  </w:pPr>
                </w:p>
              </w:tc>
              <w:tc>
                <w:tcPr>
                  <w:tcW w:w="5345" w:type="dxa"/>
                </w:tcPr>
                <w:p w14:paraId="4C6843A6" w14:textId="77777777" w:rsidR="00C8191F" w:rsidRPr="00633922" w:rsidRDefault="00C8191F" w:rsidP="00131C26">
                  <w:pPr>
                    <w:pStyle w:val="p1"/>
                    <w:bidi/>
                    <w:rPr>
                      <w:sz w:val="20"/>
                      <w:szCs w:val="20"/>
                    </w:rPr>
                  </w:pPr>
                  <w:r>
                    <w:rPr>
                      <w:sz w:val="20"/>
                      <w:szCs w:val="20"/>
                      <w:rtl/>
                    </w:rPr>
                    <w:t xml:space="preserve">(د) المتابعة حتى صدور القرار. ولا يُعد الطرف الأول جهة تقاضٍ أو تمثيل أمام لجان الطعن إلا بموجب </w:t>
                  </w:r>
                  <w:r>
                    <w:rPr>
                      <w:rStyle w:val="s1"/>
                      <w:b/>
                      <w:bCs/>
                      <w:sz w:val="20"/>
                      <w:szCs w:val="20"/>
                      <w:rtl/>
                    </w:rPr>
                    <w:t xml:space="preserve">تفويض/وكالة </w:t>
                  </w:r>
                  <w:r>
                    <w:rPr>
                      <w:rStyle w:val="s1"/>
                      <w:rFonts w:hint="cs"/>
                      <w:b/>
                      <w:bCs/>
                      <w:sz w:val="20"/>
                      <w:szCs w:val="20"/>
                      <w:rtl/>
                    </w:rPr>
                    <w:t>خاصة</w:t>
                  </w:r>
                  <w:r>
                    <w:rPr>
                      <w:rFonts w:hint="cs"/>
                      <w:sz w:val="20"/>
                      <w:szCs w:val="20"/>
                      <w:rtl/>
                    </w:rPr>
                    <w:t>.</w:t>
                  </w:r>
                  <w:r>
                    <w:rPr>
                      <w:sz w:val="20"/>
                      <w:szCs w:val="20"/>
                      <w:rtl/>
                    </w:rPr>
                    <w:t xml:space="preserve"> ويلتزم الطرف الثاني بإصدار ما يلزم من تفويضات قانونية داخل/خارج إسبانيا متى تطلب الأمر.</w:t>
                  </w:r>
                </w:p>
              </w:tc>
            </w:tr>
          </w:tbl>
          <w:p w14:paraId="0691004A" w14:textId="77777777" w:rsidR="007570E6" w:rsidRPr="00633922" w:rsidRDefault="007570E6" w:rsidP="007570E6">
            <w:pPr>
              <w:pStyle w:val="p1"/>
              <w:bidi/>
              <w:rPr>
                <w:sz w:val="20"/>
                <w:szCs w:val="20"/>
                <w:rtl/>
              </w:rPr>
            </w:pPr>
          </w:p>
          <w:p w14:paraId="03C4C39E" w14:textId="77777777" w:rsidR="007570E6" w:rsidRPr="00633922" w:rsidRDefault="007570E6" w:rsidP="007570E6">
            <w:pPr>
              <w:pStyle w:val="p1"/>
              <w:bidi/>
              <w:rPr>
                <w:sz w:val="20"/>
                <w:szCs w:val="20"/>
                <w:rtl/>
              </w:rPr>
            </w:pPr>
            <w:r>
              <w:rPr>
                <w:rStyle w:val="s1"/>
                <w:b/>
                <w:bCs/>
                <w:sz w:val="20"/>
                <w:szCs w:val="20"/>
                <w:rtl/>
              </w:rPr>
              <w:t>2-3</w:t>
            </w:r>
            <w:r>
              <w:rPr>
                <w:sz w:val="20"/>
                <w:szCs w:val="20"/>
                <w:rtl/>
              </w:rPr>
              <w:t xml:space="preserve"> يلتزم الطرف الثاني بتسليم جميع المستندات والبيانات الصحيحة والكاملة والحديثة، ويتحمل منفردًا المسؤولية القانونية والجنائية والمدنية عن صحتها ومطابقتها، ويقر بأن الطرف الأول يعتمد عليها دون التزام بفحص جوهر صحتها أو القيام بتحقيق مستقل. كما يلتزم بالإفصاح الفوري عن أي تغيّر يطرأ على حالته أو بياناته أو أسرته خلال سير الملف.</w:t>
            </w:r>
          </w:p>
          <w:p w14:paraId="2E9148BC" w14:textId="77777777" w:rsidR="007570E6" w:rsidRPr="00633922" w:rsidRDefault="007570E6" w:rsidP="007570E6">
            <w:pPr>
              <w:pStyle w:val="p1"/>
              <w:bidi/>
              <w:rPr>
                <w:sz w:val="20"/>
                <w:szCs w:val="20"/>
                <w:rtl/>
              </w:rPr>
            </w:pPr>
          </w:p>
          <w:p w14:paraId="16A020F4" w14:textId="77777777" w:rsidR="007570E6" w:rsidRPr="00633922" w:rsidRDefault="007570E6" w:rsidP="007570E6">
            <w:pPr>
              <w:pStyle w:val="p1"/>
              <w:bidi/>
              <w:rPr>
                <w:sz w:val="20"/>
                <w:szCs w:val="20"/>
                <w:rtl/>
              </w:rPr>
            </w:pPr>
            <w:r>
              <w:rPr>
                <w:rStyle w:val="s1"/>
                <w:b/>
                <w:bCs/>
                <w:sz w:val="20"/>
                <w:szCs w:val="20"/>
                <w:rtl/>
              </w:rPr>
              <w:t>2-4</w:t>
            </w:r>
            <w:r>
              <w:rPr>
                <w:sz w:val="20"/>
                <w:szCs w:val="20"/>
                <w:rtl/>
              </w:rPr>
              <w:t xml:space="preserve"> لا يضمن الطرف الأول مدة معالجته </w:t>
            </w:r>
            <w:r>
              <w:rPr>
                <w:rFonts w:hint="cs"/>
                <w:sz w:val="20"/>
                <w:szCs w:val="20"/>
                <w:rtl/>
              </w:rPr>
              <w:t>الحكومية،</w:t>
            </w:r>
            <w:r>
              <w:rPr>
                <w:sz w:val="20"/>
                <w:szCs w:val="20"/>
                <w:rtl/>
              </w:rPr>
              <w:t xml:space="preserve"> و</w:t>
            </w:r>
            <w:r>
              <w:rPr>
                <w:rFonts w:hint="cs"/>
                <w:sz w:val="20"/>
                <w:szCs w:val="20"/>
                <w:rtl/>
              </w:rPr>
              <w:t xml:space="preserve">ان </w:t>
            </w:r>
            <w:r>
              <w:rPr>
                <w:sz w:val="20"/>
                <w:szCs w:val="20"/>
                <w:rtl/>
              </w:rPr>
              <w:t>جميعها تخضع لتقدير السلطات الإسبانية. ولا يشمل موضوع هذا العقد خدمات غير منصوص عليها صراحةً فيه – مثل التمثيل الضريبي أو توفير السكن أو فتح الحسابات البنكية أو تأسيس الشركات – ما لم يُبرم بشأنها اتفاق مستقل مكتوب. وأي اشتراطات إضافية تفرضها السلطات لاحقًا تُعد خارج نطاق هذا العقد ويلتزم الطرف الثاني باستيفائها على نفقته.</w:t>
            </w:r>
          </w:p>
          <w:p w14:paraId="181CDD27" w14:textId="77777777" w:rsidR="007570E6" w:rsidRPr="00633922" w:rsidRDefault="007570E6" w:rsidP="007570E6">
            <w:pPr>
              <w:pStyle w:val="p1"/>
              <w:bidi/>
              <w:rPr>
                <w:sz w:val="20"/>
                <w:szCs w:val="20"/>
                <w:rtl/>
              </w:rPr>
            </w:pPr>
          </w:p>
          <w:p w14:paraId="265CD099" w14:textId="77777777" w:rsidR="007570E6" w:rsidRPr="00633922" w:rsidRDefault="007570E6" w:rsidP="007570E6">
            <w:pPr>
              <w:pStyle w:val="p1"/>
              <w:bidi/>
              <w:rPr>
                <w:sz w:val="20"/>
                <w:szCs w:val="20"/>
                <w:rtl/>
              </w:rPr>
            </w:pPr>
            <w:r>
              <w:rPr>
                <w:rStyle w:val="s1"/>
                <w:b/>
                <w:bCs/>
                <w:sz w:val="20"/>
                <w:szCs w:val="20"/>
                <w:rtl/>
              </w:rPr>
              <w:lastRenderedPageBreak/>
              <w:t>2-5</w:t>
            </w:r>
            <w:r>
              <w:rPr>
                <w:sz w:val="20"/>
                <w:szCs w:val="20"/>
                <w:rtl/>
              </w:rPr>
              <w:t xml:space="preserve"> يلتزم الطرف الثاني بالامتثال للمواعيد والضوابط التي يحددها الطرف الأول وتسليم المطلوبات خلال آجالها، وحضور المواعيد الرسمية (المقابلات/البصمات) وتوقيع نماذج معالجة البيانات وفق القانون الإسباني.</w:t>
            </w:r>
          </w:p>
          <w:p w14:paraId="51BB5699" w14:textId="77777777" w:rsidR="00316F43" w:rsidRPr="00633922" w:rsidRDefault="007570E6" w:rsidP="007570E6">
            <w:pPr>
              <w:pStyle w:val="p1"/>
              <w:bidi/>
              <w:rPr>
                <w:sz w:val="20"/>
                <w:szCs w:val="20"/>
              </w:rPr>
            </w:pPr>
            <w:r>
              <w:rPr>
                <w:rStyle w:val="s1"/>
                <w:b/>
                <w:bCs/>
                <w:sz w:val="20"/>
                <w:szCs w:val="20"/>
                <w:rtl/>
              </w:rPr>
              <w:t>2-6</w:t>
            </w:r>
            <w:r>
              <w:rPr>
                <w:sz w:val="20"/>
                <w:szCs w:val="20"/>
                <w:rtl/>
              </w:rPr>
              <w:t xml:space="preserve"> لا يتحمل الطرف الأول أي مسؤولية عن رفض الطلب لأسباب </w:t>
            </w:r>
            <w:proofErr w:type="gramStart"/>
            <w:r>
              <w:rPr>
                <w:sz w:val="20"/>
                <w:szCs w:val="20"/>
                <w:rtl/>
              </w:rPr>
              <w:t>موضوعية</w:t>
            </w:r>
            <w:r>
              <w:rPr>
                <w:rFonts w:hint="cs"/>
                <w:sz w:val="20"/>
                <w:szCs w:val="20"/>
                <w:rtl/>
              </w:rPr>
              <w:t>( وهي</w:t>
            </w:r>
            <w:proofErr w:type="gramEnd"/>
            <w:r>
              <w:rPr>
                <w:rFonts w:hint="cs"/>
                <w:sz w:val="20"/>
                <w:szCs w:val="20"/>
                <w:rtl/>
              </w:rPr>
              <w:t xml:space="preserve"> الأسباب المتعلقه باي مشاكل</w:t>
            </w:r>
            <w:r>
              <w:rPr>
                <w:sz w:val="20"/>
                <w:szCs w:val="20"/>
                <w:rtl/>
              </w:rPr>
              <w:t xml:space="preserve"> أمنية أو ضريبية </w:t>
            </w:r>
            <w:r>
              <w:rPr>
                <w:rFonts w:hint="cs"/>
                <w:sz w:val="20"/>
                <w:szCs w:val="20"/>
                <w:rtl/>
              </w:rPr>
              <w:t xml:space="preserve">او مشاكل </w:t>
            </w:r>
            <w:r>
              <w:rPr>
                <w:sz w:val="20"/>
                <w:szCs w:val="20"/>
                <w:rtl/>
              </w:rPr>
              <w:t xml:space="preserve">متعلقة </w:t>
            </w:r>
            <w:r>
              <w:rPr>
                <w:rFonts w:hint="cs"/>
                <w:sz w:val="20"/>
                <w:szCs w:val="20"/>
                <w:rtl/>
              </w:rPr>
              <w:t>بسجلاته الشخصية او قدراته المالية او لاي عيوب ب</w:t>
            </w:r>
            <w:r>
              <w:rPr>
                <w:sz w:val="20"/>
                <w:szCs w:val="20"/>
                <w:rtl/>
              </w:rPr>
              <w:t xml:space="preserve">مستنداته. وفي جميع الأحوال لا يسأل الطرف الأول عن أي خسائر تبعية أو أضرار غير مباشرة أو فقد فرص، ويقتصر أي التزام – حيثما ثبت خطأ مهني جسيم كتابيًا – على </w:t>
            </w:r>
            <w:r>
              <w:rPr>
                <w:rStyle w:val="s1"/>
                <w:b/>
                <w:bCs/>
                <w:sz w:val="20"/>
                <w:szCs w:val="20"/>
                <w:rtl/>
              </w:rPr>
              <w:t>إعادة تنفيذ الخدمة</w:t>
            </w:r>
            <w:r>
              <w:rPr>
                <w:sz w:val="20"/>
                <w:szCs w:val="20"/>
                <w:rtl/>
              </w:rPr>
              <w:t xml:space="preserve"> أو رد الأتعاب المهنية </w:t>
            </w:r>
            <w:r>
              <w:rPr>
                <w:rFonts w:ascii="Times New Roman" w:hAnsi="Times New Roman" w:hint="cs"/>
                <w:sz w:val="20"/>
                <w:szCs w:val="20"/>
                <w:rtl/>
              </w:rPr>
              <w:t xml:space="preserve">المدفوعه </w:t>
            </w:r>
            <w:proofErr w:type="gramStart"/>
            <w:r>
              <w:rPr>
                <w:rFonts w:ascii="Times New Roman" w:hAnsi="Times New Roman" w:hint="cs"/>
                <w:sz w:val="20"/>
                <w:szCs w:val="20"/>
                <w:rtl/>
              </w:rPr>
              <w:t>حتي</w:t>
            </w:r>
            <w:proofErr w:type="gramEnd"/>
            <w:r>
              <w:rPr>
                <w:rFonts w:ascii="Times New Roman" w:hAnsi="Times New Roman" w:hint="cs"/>
                <w:sz w:val="20"/>
                <w:szCs w:val="20"/>
                <w:rtl/>
              </w:rPr>
              <w:t xml:space="preserve"> وقتها.</w:t>
            </w:r>
            <w:r>
              <w:rPr>
                <w:sz w:val="20"/>
                <w:szCs w:val="20"/>
                <w:rtl/>
              </w:rPr>
              <w:t>.</w:t>
            </w:r>
          </w:p>
          <w:p w14:paraId="1AF5FD55" w14:textId="77777777" w:rsidR="00316F43" w:rsidRPr="00633922" w:rsidRDefault="00316F43" w:rsidP="00316F43">
            <w:pPr>
              <w:bidi/>
              <w:spacing w:line="360" w:lineRule="auto"/>
              <w:jc w:val="center"/>
              <w:rPr>
                <w:rFonts w:cstheme="minorHAnsi"/>
                <w:b/>
                <w:bCs/>
                <w:sz w:val="20"/>
                <w:szCs w:val="20"/>
                <w:u w:val="single"/>
              </w:rPr>
            </w:pPr>
            <w:r>
              <w:rPr>
                <w:rFonts w:cstheme="minorHAnsi"/>
                <w:b/>
                <w:bCs/>
                <w:sz w:val="20"/>
                <w:szCs w:val="20"/>
                <w:u w:val="single"/>
                <w:rtl/>
              </w:rPr>
              <w:t>المادة (3) – التزامات الطرف الأول</w:t>
            </w:r>
          </w:p>
          <w:p w14:paraId="6A045FDF" w14:textId="77777777" w:rsidR="00A62CBE" w:rsidRPr="00633922" w:rsidRDefault="00A62CBE" w:rsidP="006543EF">
            <w:pPr>
              <w:pStyle w:val="p1"/>
              <w:bidi/>
              <w:jc w:val="center"/>
              <w:rPr>
                <w:rFonts w:ascii="Times New Roman" w:hAnsi="Times New Roman"/>
                <w:sz w:val="20"/>
                <w:szCs w:val="20"/>
              </w:rPr>
            </w:pPr>
            <w:r>
              <w:rPr>
                <w:b/>
                <w:bCs/>
                <w:sz w:val="20"/>
                <w:szCs w:val="20"/>
                <w:rtl/>
              </w:rPr>
              <w:t>3-1 نطاق الالتزام العام</w:t>
            </w:r>
          </w:p>
          <w:p w14:paraId="44DEDE7B" w14:textId="77777777" w:rsidR="00A62CBE" w:rsidRPr="00633922" w:rsidRDefault="00A62CBE" w:rsidP="008A7399">
            <w:pPr>
              <w:pStyle w:val="p2"/>
              <w:bidi/>
              <w:jc w:val="left"/>
              <w:rPr>
                <w:sz w:val="20"/>
                <w:szCs w:val="20"/>
                <w:rtl/>
              </w:rPr>
            </w:pPr>
            <w:r>
              <w:rPr>
                <w:sz w:val="20"/>
                <w:szCs w:val="20"/>
                <w:rtl/>
              </w:rPr>
              <w:t xml:space="preserve">يتعهد الطرف الأول ببذل العناية المهنية الواجبة في تقديم الخدمات الاستشارية والإدارية الخاصة بإعداد وتقديم طلب الإقامة الإسبانية لبرنامج </w:t>
            </w:r>
            <w:r>
              <w:rPr>
                <w:rStyle w:val="s1"/>
                <w:b/>
                <w:bCs/>
                <w:sz w:val="20"/>
                <w:szCs w:val="20"/>
              </w:rPr>
              <w:t>Digital Nomad</w:t>
            </w:r>
            <w:r>
              <w:rPr>
                <w:sz w:val="20"/>
                <w:szCs w:val="20"/>
                <w:rtl/>
              </w:rPr>
              <w:t>،</w:t>
            </w:r>
          </w:p>
          <w:p w14:paraId="3509E0D0" w14:textId="77777777" w:rsidR="008A7399" w:rsidRPr="00633922" w:rsidRDefault="008A7399" w:rsidP="008A7399">
            <w:pPr>
              <w:pStyle w:val="p2"/>
              <w:bidi/>
              <w:jc w:val="left"/>
              <w:rPr>
                <w:sz w:val="20"/>
                <w:szCs w:val="20"/>
                <w:rtl/>
              </w:rPr>
            </w:pPr>
          </w:p>
          <w:p w14:paraId="57025404" w14:textId="77777777" w:rsidR="00A62CBE" w:rsidRPr="00633922" w:rsidRDefault="00A62CBE" w:rsidP="006543EF">
            <w:pPr>
              <w:pStyle w:val="p1"/>
              <w:bidi/>
              <w:jc w:val="center"/>
              <w:rPr>
                <w:b/>
                <w:bCs/>
                <w:sz w:val="20"/>
                <w:szCs w:val="20"/>
                <w:rtl/>
              </w:rPr>
            </w:pPr>
            <w:r>
              <w:rPr>
                <w:b/>
                <w:bCs/>
                <w:sz w:val="20"/>
                <w:szCs w:val="20"/>
                <w:rtl/>
              </w:rPr>
              <w:t>3-2 واجبات المراجعة والتحضير</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44"/>
              <w:gridCol w:w="5345"/>
            </w:tblGrid>
            <w:tr w:rsidR="00C8191F" w:rsidRPr="00633922" w14:paraId="532DFF92" w14:textId="77777777" w:rsidTr="007A06A4">
              <w:tc>
                <w:tcPr>
                  <w:tcW w:w="5344" w:type="dxa"/>
                </w:tcPr>
                <w:p w14:paraId="0F5E1019" w14:textId="77777777" w:rsidR="00C8191F" w:rsidRPr="00633922" w:rsidRDefault="00C8191F" w:rsidP="00131C26">
                  <w:pPr>
                    <w:pStyle w:val="p2"/>
                    <w:bidi/>
                    <w:jc w:val="left"/>
                    <w:rPr>
                      <w:sz w:val="20"/>
                      <w:szCs w:val="20"/>
                    </w:rPr>
                  </w:pPr>
                  <w:r>
                    <w:rPr>
                      <w:sz w:val="20"/>
                      <w:szCs w:val="20"/>
                      <w:rtl/>
                    </w:rPr>
                    <w:t>(أ) يلتزم الطرف الأول بمراجعة المستندات المقدمة من العميل من حيث الشكل والاستيفاء الظاهري فقط، لضمان مطابقتها للمتطلبات الشكلية التي تفرضها السلطات الإسبانية.</w:t>
                  </w:r>
                </w:p>
              </w:tc>
              <w:tc>
                <w:tcPr>
                  <w:tcW w:w="5345" w:type="dxa"/>
                </w:tcPr>
                <w:p w14:paraId="269C3F1D" w14:textId="77777777" w:rsidR="00C8191F" w:rsidRPr="00633922" w:rsidRDefault="00C8191F" w:rsidP="00131C26">
                  <w:pPr>
                    <w:pStyle w:val="p2"/>
                    <w:bidi/>
                    <w:jc w:val="left"/>
                    <w:rPr>
                      <w:sz w:val="20"/>
                      <w:szCs w:val="20"/>
                    </w:rPr>
                  </w:pPr>
                  <w:r>
                    <w:rPr>
                      <w:sz w:val="20"/>
                      <w:szCs w:val="20"/>
                      <w:rtl/>
                    </w:rPr>
                    <w:t xml:space="preserve">(ب) لا يمتد التزام الطرف الأول إلى </w:t>
                  </w:r>
                  <w:r>
                    <w:rPr>
                      <w:rStyle w:val="s1"/>
                      <w:b/>
                      <w:bCs/>
                      <w:sz w:val="20"/>
                      <w:szCs w:val="20"/>
                      <w:rtl/>
                    </w:rPr>
                    <w:t>التحقق من صحة جوهر البيانات أو المستندات أو مصدرها</w:t>
                  </w:r>
                  <w:r>
                    <w:rPr>
                      <w:sz w:val="20"/>
                      <w:szCs w:val="20"/>
                      <w:rtl/>
                    </w:rPr>
                    <w:t>، ولا يتحمل أي تبعة قانونية حال ثبوت خطأ أو تزوير أو نقص فيها.</w:t>
                  </w:r>
                </w:p>
              </w:tc>
            </w:tr>
            <w:tr w:rsidR="00C8191F" w:rsidRPr="00633922" w14:paraId="66B891B1" w14:textId="77777777" w:rsidTr="007A06A4">
              <w:tc>
                <w:tcPr>
                  <w:tcW w:w="5344" w:type="dxa"/>
                </w:tcPr>
                <w:p w14:paraId="26B25B2F" w14:textId="77777777" w:rsidR="00C8191F" w:rsidRPr="00633922" w:rsidRDefault="00C8191F" w:rsidP="00131C26">
                  <w:pPr>
                    <w:pStyle w:val="p2"/>
                    <w:bidi/>
                    <w:jc w:val="left"/>
                    <w:rPr>
                      <w:sz w:val="20"/>
                      <w:szCs w:val="20"/>
                    </w:rPr>
                  </w:pPr>
                  <w:r>
                    <w:rPr>
                      <w:sz w:val="20"/>
                      <w:szCs w:val="20"/>
                      <w:rtl/>
                    </w:rPr>
                    <w:t>(ج) يقوم الطرف الأول بإعداد الطلبات والنماذج الرسمية وترجمتها وتنسيقها وفق المعايير المطلوبة، وتسليمها أو رفعها إلكترونيًا إلى الجهات المعنية.</w:t>
                  </w:r>
                </w:p>
                <w:p w14:paraId="2360D711" w14:textId="77777777" w:rsidR="006543EF" w:rsidRPr="00633922" w:rsidRDefault="006543EF" w:rsidP="006543EF">
                  <w:pPr>
                    <w:pStyle w:val="p2"/>
                    <w:bidi/>
                    <w:jc w:val="left"/>
                    <w:rPr>
                      <w:sz w:val="20"/>
                      <w:szCs w:val="20"/>
                    </w:rPr>
                  </w:pPr>
                </w:p>
              </w:tc>
              <w:tc>
                <w:tcPr>
                  <w:tcW w:w="5345" w:type="dxa"/>
                </w:tcPr>
                <w:p w14:paraId="55277B78" w14:textId="77777777" w:rsidR="00C8191F" w:rsidRPr="00633922" w:rsidRDefault="00C8191F" w:rsidP="00C8191F">
                  <w:pPr>
                    <w:pStyle w:val="p2"/>
                    <w:bidi/>
                    <w:jc w:val="left"/>
                    <w:rPr>
                      <w:sz w:val="20"/>
                      <w:szCs w:val="20"/>
                      <w:rtl/>
                    </w:rPr>
                  </w:pPr>
                </w:p>
              </w:tc>
            </w:tr>
          </w:tbl>
          <w:p w14:paraId="51BA311B" w14:textId="77777777" w:rsidR="00A62CBE" w:rsidRPr="00633922" w:rsidRDefault="00A62CBE" w:rsidP="006543EF">
            <w:pPr>
              <w:pStyle w:val="p1"/>
              <w:bidi/>
              <w:jc w:val="center"/>
              <w:rPr>
                <w:b/>
                <w:bCs/>
                <w:sz w:val="20"/>
                <w:szCs w:val="20"/>
                <w:rtl/>
              </w:rPr>
            </w:pPr>
            <w:r>
              <w:rPr>
                <w:b/>
                <w:bCs/>
                <w:sz w:val="20"/>
                <w:szCs w:val="20"/>
                <w:rtl/>
              </w:rPr>
              <w:t>3-3 واجبات المتابعة والتنسيق</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44"/>
              <w:gridCol w:w="5345"/>
            </w:tblGrid>
            <w:tr w:rsidR="00C8191F" w:rsidRPr="00633922" w14:paraId="7CD5FEB4" w14:textId="77777777" w:rsidTr="007A06A4">
              <w:tc>
                <w:tcPr>
                  <w:tcW w:w="5344" w:type="dxa"/>
                </w:tcPr>
                <w:p w14:paraId="6EFAB1AC" w14:textId="77777777" w:rsidR="00C8191F" w:rsidRPr="00633922" w:rsidRDefault="00C8191F" w:rsidP="009F255C">
                  <w:pPr>
                    <w:pStyle w:val="p2"/>
                    <w:bidi/>
                    <w:jc w:val="left"/>
                    <w:rPr>
                      <w:sz w:val="20"/>
                      <w:szCs w:val="20"/>
                      <w:rtl/>
                    </w:rPr>
                  </w:pPr>
                  <w:r>
                    <w:rPr>
                      <w:sz w:val="20"/>
                      <w:szCs w:val="20"/>
                      <w:rtl/>
                    </w:rPr>
                    <w:t>(أ) يتولى الطرف الأول التنسيق مع الجهات الرسمية (السفارات، القنصليات، إدارات الهجرة الإسبانية) لتحديد المواعيد اللازمة للتقديم أو المقابلات، وإخطار العميل بها في الوقت المناسب.</w:t>
                  </w:r>
                </w:p>
              </w:tc>
              <w:tc>
                <w:tcPr>
                  <w:tcW w:w="5345" w:type="dxa"/>
                </w:tcPr>
                <w:p w14:paraId="227EFDA9" w14:textId="77777777" w:rsidR="00C8191F" w:rsidRPr="00633922" w:rsidRDefault="00C8191F" w:rsidP="009F255C">
                  <w:pPr>
                    <w:pStyle w:val="p2"/>
                    <w:bidi/>
                    <w:jc w:val="left"/>
                    <w:rPr>
                      <w:sz w:val="20"/>
                      <w:szCs w:val="20"/>
                      <w:rtl/>
                    </w:rPr>
                  </w:pPr>
                  <w:r>
                    <w:rPr>
                      <w:sz w:val="20"/>
                      <w:szCs w:val="20"/>
                      <w:rtl/>
                    </w:rPr>
                    <w:t>(ب) يلتزم الطرف الأول بمتابعة ملف العميل بصفة دورية، وإبلاغه بأي تحديثات أو طلبات إضافية تصدر من الجهات الرسمية، على أن يكون الرد وتنفيذ المطلوب من مسؤولية العميل.</w:t>
                  </w:r>
                </w:p>
              </w:tc>
            </w:tr>
            <w:tr w:rsidR="00C8191F" w:rsidRPr="00633922" w14:paraId="1F942B1B" w14:textId="77777777" w:rsidTr="007A06A4">
              <w:tc>
                <w:tcPr>
                  <w:tcW w:w="5344" w:type="dxa"/>
                </w:tcPr>
                <w:p w14:paraId="38993614" w14:textId="77777777" w:rsidR="00C8191F" w:rsidRPr="00633922" w:rsidRDefault="00C8191F" w:rsidP="009F255C">
                  <w:pPr>
                    <w:pStyle w:val="p2"/>
                    <w:bidi/>
                    <w:jc w:val="left"/>
                    <w:rPr>
                      <w:sz w:val="20"/>
                      <w:szCs w:val="20"/>
                      <w:rtl/>
                    </w:rPr>
                  </w:pPr>
                  <w:r>
                    <w:rPr>
                      <w:sz w:val="20"/>
                      <w:szCs w:val="20"/>
                      <w:rtl/>
                    </w:rPr>
                    <w:t>(ج) لا يتحمل الطرف الأول أي تأخير في الإجراءات الحكومية ناتج عن ازدحام المواعيد أو تغييرات تشريعية أو سياسات داخلية لدى السلطات الإسبانية.</w:t>
                  </w:r>
                </w:p>
              </w:tc>
              <w:tc>
                <w:tcPr>
                  <w:tcW w:w="5345" w:type="dxa"/>
                </w:tcPr>
                <w:p w14:paraId="68BC6C50" w14:textId="77777777" w:rsidR="00C8191F" w:rsidRPr="00633922" w:rsidRDefault="00C8191F" w:rsidP="00C8191F">
                  <w:pPr>
                    <w:pStyle w:val="p2"/>
                    <w:bidi/>
                    <w:jc w:val="left"/>
                    <w:rPr>
                      <w:sz w:val="20"/>
                      <w:szCs w:val="20"/>
                      <w:rtl/>
                    </w:rPr>
                  </w:pPr>
                </w:p>
              </w:tc>
            </w:tr>
          </w:tbl>
          <w:p w14:paraId="12466FD2" w14:textId="77777777" w:rsidR="00A62CBE" w:rsidRPr="00633922" w:rsidRDefault="00A62CBE" w:rsidP="006543EF">
            <w:pPr>
              <w:pStyle w:val="p1"/>
              <w:bidi/>
              <w:jc w:val="center"/>
              <w:rPr>
                <w:b/>
                <w:bCs/>
                <w:sz w:val="20"/>
                <w:szCs w:val="20"/>
                <w:rtl/>
              </w:rPr>
            </w:pPr>
            <w:r>
              <w:rPr>
                <w:b/>
                <w:bCs/>
                <w:sz w:val="20"/>
                <w:szCs w:val="20"/>
                <w:rtl/>
              </w:rPr>
              <w:t>3-4 التواصل والشفافية</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44"/>
              <w:gridCol w:w="5345"/>
            </w:tblGrid>
            <w:tr w:rsidR="00C8191F" w:rsidRPr="00633922" w14:paraId="51226A79" w14:textId="77777777" w:rsidTr="007A06A4">
              <w:tc>
                <w:tcPr>
                  <w:tcW w:w="5344" w:type="dxa"/>
                </w:tcPr>
                <w:p w14:paraId="333C89EE" w14:textId="77777777" w:rsidR="00C8191F" w:rsidRPr="00633922" w:rsidRDefault="00C8191F" w:rsidP="009F255C">
                  <w:pPr>
                    <w:pStyle w:val="p2"/>
                    <w:bidi/>
                    <w:jc w:val="left"/>
                    <w:rPr>
                      <w:sz w:val="20"/>
                      <w:szCs w:val="20"/>
                      <w:rtl/>
                    </w:rPr>
                  </w:pPr>
                  <w:r>
                    <w:rPr>
                      <w:sz w:val="20"/>
                      <w:szCs w:val="20"/>
                      <w:rtl/>
                    </w:rPr>
                    <w:t>(أ) يلتزم الطرف الأول بالتواصل المنتظم مع العميل عبر البريد الإلكتروني أو الوسائل الرسمية المحددة في هذا العقد.</w:t>
                  </w:r>
                </w:p>
              </w:tc>
              <w:tc>
                <w:tcPr>
                  <w:tcW w:w="5345" w:type="dxa"/>
                </w:tcPr>
                <w:p w14:paraId="3484439B" w14:textId="77777777" w:rsidR="00C8191F" w:rsidRPr="00633922" w:rsidRDefault="00C8191F" w:rsidP="009F255C">
                  <w:pPr>
                    <w:pStyle w:val="p2"/>
                    <w:bidi/>
                    <w:jc w:val="left"/>
                    <w:rPr>
                      <w:sz w:val="20"/>
                      <w:szCs w:val="20"/>
                      <w:rtl/>
                    </w:rPr>
                  </w:pPr>
                  <w:r>
                    <w:rPr>
                      <w:sz w:val="20"/>
                      <w:szCs w:val="20"/>
                      <w:rtl/>
                    </w:rPr>
                    <w:t>(ب) يعتبر أي إخطار مرسل من الشركة إلى البريد الإلكتروني المثبت بالعقد إخطارًا قانونيًا منتجًا لآثاره.</w:t>
                  </w:r>
                </w:p>
              </w:tc>
            </w:tr>
            <w:tr w:rsidR="00C8191F" w:rsidRPr="00633922" w14:paraId="4A323184" w14:textId="77777777" w:rsidTr="007A06A4">
              <w:tc>
                <w:tcPr>
                  <w:tcW w:w="5344" w:type="dxa"/>
                </w:tcPr>
                <w:p w14:paraId="305B83A4" w14:textId="77777777" w:rsidR="00C8191F" w:rsidRPr="00633922" w:rsidRDefault="00C8191F" w:rsidP="009F255C">
                  <w:pPr>
                    <w:pStyle w:val="p2"/>
                    <w:bidi/>
                    <w:jc w:val="left"/>
                    <w:rPr>
                      <w:sz w:val="20"/>
                      <w:szCs w:val="20"/>
                      <w:rtl/>
                    </w:rPr>
                  </w:pPr>
                  <w:r>
                    <w:rPr>
                      <w:sz w:val="20"/>
                      <w:szCs w:val="20"/>
                      <w:rtl/>
                    </w:rPr>
                    <w:t>(ج) لا تتحمل الشركة مسؤولية عن فقدان التواصل نتيجة خطأ في بيانات الاتصال المقدمة من العميل.</w:t>
                  </w:r>
                </w:p>
              </w:tc>
              <w:tc>
                <w:tcPr>
                  <w:tcW w:w="5345" w:type="dxa"/>
                </w:tcPr>
                <w:p w14:paraId="41D602B2" w14:textId="77777777" w:rsidR="00C8191F" w:rsidRPr="00633922" w:rsidRDefault="00C8191F" w:rsidP="00C8191F">
                  <w:pPr>
                    <w:pStyle w:val="p2"/>
                    <w:bidi/>
                    <w:jc w:val="left"/>
                    <w:rPr>
                      <w:sz w:val="20"/>
                      <w:szCs w:val="20"/>
                      <w:rtl/>
                    </w:rPr>
                  </w:pPr>
                </w:p>
              </w:tc>
            </w:tr>
          </w:tbl>
          <w:p w14:paraId="02A28068" w14:textId="77777777" w:rsidR="00A62CBE" w:rsidRPr="00633922" w:rsidRDefault="00A62CBE" w:rsidP="006543EF">
            <w:pPr>
              <w:pStyle w:val="p1"/>
              <w:bidi/>
              <w:jc w:val="center"/>
              <w:rPr>
                <w:b/>
                <w:bCs/>
                <w:sz w:val="20"/>
                <w:szCs w:val="20"/>
                <w:rtl/>
              </w:rPr>
            </w:pPr>
            <w:r>
              <w:rPr>
                <w:b/>
                <w:bCs/>
                <w:sz w:val="20"/>
                <w:szCs w:val="20"/>
                <w:rtl/>
              </w:rPr>
              <w:t>3-5 الإشراف على سير الإجراءات</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44"/>
              <w:gridCol w:w="5345"/>
            </w:tblGrid>
            <w:tr w:rsidR="00C8191F" w:rsidRPr="00633922" w14:paraId="2646B438" w14:textId="77777777" w:rsidTr="007A06A4">
              <w:tc>
                <w:tcPr>
                  <w:tcW w:w="5344" w:type="dxa"/>
                </w:tcPr>
                <w:p w14:paraId="2F24B507" w14:textId="77777777" w:rsidR="00C8191F" w:rsidRPr="00633922" w:rsidRDefault="00C8191F" w:rsidP="009F255C">
                  <w:pPr>
                    <w:pStyle w:val="p2"/>
                    <w:bidi/>
                    <w:jc w:val="left"/>
                    <w:rPr>
                      <w:sz w:val="20"/>
                      <w:szCs w:val="20"/>
                      <w:rtl/>
                    </w:rPr>
                  </w:pPr>
                  <w:r>
                    <w:rPr>
                      <w:sz w:val="20"/>
                      <w:szCs w:val="20"/>
                      <w:rtl/>
                    </w:rPr>
                    <w:t>(أ) يقوم الطرف الأول بالإشراف الإداري على ملف الإقامة حتى صدور الموافقات النهائية.</w:t>
                  </w:r>
                </w:p>
              </w:tc>
              <w:tc>
                <w:tcPr>
                  <w:tcW w:w="5345" w:type="dxa"/>
                </w:tcPr>
                <w:p w14:paraId="2E419D92" w14:textId="77777777" w:rsidR="00C8191F" w:rsidRPr="00633922" w:rsidRDefault="00C8191F" w:rsidP="009F255C">
                  <w:pPr>
                    <w:pStyle w:val="p2"/>
                    <w:bidi/>
                    <w:jc w:val="left"/>
                    <w:rPr>
                      <w:sz w:val="20"/>
                      <w:szCs w:val="20"/>
                      <w:rtl/>
                    </w:rPr>
                  </w:pPr>
                  <w:r>
                    <w:rPr>
                      <w:sz w:val="20"/>
                      <w:szCs w:val="20"/>
                      <w:rtl/>
                    </w:rPr>
                    <w:t>(ب) بعد صدور الموافقات، تنتهي مسؤولية الشركة عن المرحلة التنفيذية داخل إسبانيا، ما لم يُبرم عقد منفصل للخدمات الإضافية (مثل التسجيل في التأمينات الاجتماعية أو تعيين محاسب أو تحديد السكن).</w:t>
                  </w:r>
                </w:p>
              </w:tc>
            </w:tr>
            <w:tr w:rsidR="00C8191F" w:rsidRPr="00633922" w14:paraId="2BBC5C9F" w14:textId="77777777" w:rsidTr="007A06A4">
              <w:tc>
                <w:tcPr>
                  <w:tcW w:w="5344" w:type="dxa"/>
                </w:tcPr>
                <w:p w14:paraId="017C9B72" w14:textId="77777777" w:rsidR="00C8191F" w:rsidRPr="00633922" w:rsidRDefault="00C8191F" w:rsidP="009F255C">
                  <w:pPr>
                    <w:pStyle w:val="p2"/>
                    <w:bidi/>
                    <w:jc w:val="left"/>
                    <w:rPr>
                      <w:sz w:val="20"/>
                      <w:szCs w:val="20"/>
                      <w:rtl/>
                    </w:rPr>
                  </w:pPr>
                  <w:r>
                    <w:rPr>
                      <w:sz w:val="20"/>
                      <w:szCs w:val="20"/>
                      <w:rtl/>
                    </w:rPr>
                    <w:t>(ج) لا تتحمل الشركة أي مصاريف حكومية أو رسوم غير مذكورة في العقد ما لم يُتفق عليها كتابيًا.</w:t>
                  </w:r>
                </w:p>
              </w:tc>
              <w:tc>
                <w:tcPr>
                  <w:tcW w:w="5345" w:type="dxa"/>
                </w:tcPr>
                <w:p w14:paraId="24640263" w14:textId="77777777" w:rsidR="00C8191F" w:rsidRPr="00633922" w:rsidRDefault="00C8191F" w:rsidP="00C8191F">
                  <w:pPr>
                    <w:pStyle w:val="p2"/>
                    <w:bidi/>
                    <w:jc w:val="left"/>
                    <w:rPr>
                      <w:sz w:val="20"/>
                      <w:szCs w:val="20"/>
                      <w:rtl/>
                    </w:rPr>
                  </w:pPr>
                </w:p>
              </w:tc>
            </w:tr>
          </w:tbl>
          <w:p w14:paraId="7439F7C5" w14:textId="77777777" w:rsidR="00A62CBE" w:rsidRPr="00633922" w:rsidRDefault="00A62CBE" w:rsidP="006543EF">
            <w:pPr>
              <w:pStyle w:val="p1"/>
              <w:bidi/>
              <w:jc w:val="center"/>
              <w:rPr>
                <w:b/>
                <w:bCs/>
                <w:sz w:val="20"/>
                <w:szCs w:val="20"/>
                <w:u w:val="single"/>
              </w:rPr>
            </w:pPr>
            <w:r>
              <w:rPr>
                <w:b/>
                <w:bCs/>
                <w:sz w:val="20"/>
                <w:szCs w:val="20"/>
                <w:u w:val="single"/>
                <w:rtl/>
              </w:rPr>
              <w:t>3-6 حدود المسؤولية</w:t>
            </w:r>
          </w:p>
          <w:p w14:paraId="6EE32501" w14:textId="77777777" w:rsidR="00FF3E78" w:rsidRPr="00633922" w:rsidRDefault="00FF3E78" w:rsidP="00FF3E78">
            <w:pPr>
              <w:pStyle w:val="p2"/>
              <w:bidi/>
              <w:jc w:val="left"/>
              <w:rPr>
                <w:sz w:val="20"/>
                <w:szCs w:val="20"/>
                <w:rtl/>
              </w:rPr>
            </w:pPr>
            <w:r>
              <w:rPr>
                <w:rFonts w:hint="cs"/>
                <w:sz w:val="20"/>
                <w:szCs w:val="20"/>
                <w:rtl/>
              </w:rPr>
              <w:t>آ</w:t>
            </w:r>
            <w:r>
              <w:rPr>
                <w:sz w:val="20"/>
                <w:szCs w:val="20"/>
                <w:rtl/>
              </w:rPr>
              <w:t>) لا تمتد مسؤولية الطرف الأول إلى الأضرار المعنوية أو فقدان فرص أو الأرباح أو القرارات السيادية الصادرة عن حكومة إسبانيا.</w:t>
            </w:r>
          </w:p>
          <w:p w14:paraId="1B0F971E" w14:textId="77777777" w:rsidR="00FF3E78" w:rsidRPr="00633922" w:rsidRDefault="00FF3E78" w:rsidP="00FF3E78">
            <w:pPr>
              <w:pStyle w:val="p1"/>
              <w:bidi/>
              <w:rPr>
                <w:b/>
                <w:bCs/>
                <w:sz w:val="20"/>
                <w:szCs w:val="20"/>
                <w:u w:val="single"/>
                <w:rtl/>
              </w:rPr>
            </w:pPr>
          </w:p>
          <w:p w14:paraId="40252833" w14:textId="77777777" w:rsidR="00A62CBE" w:rsidRPr="00633922" w:rsidRDefault="00316F43" w:rsidP="009F255C">
            <w:pPr>
              <w:bidi/>
              <w:spacing w:line="360" w:lineRule="auto"/>
              <w:jc w:val="center"/>
              <w:rPr>
                <w:rFonts w:cstheme="minorHAnsi"/>
                <w:b/>
                <w:bCs/>
                <w:sz w:val="20"/>
                <w:szCs w:val="20"/>
                <w:u w:val="single"/>
              </w:rPr>
            </w:pPr>
            <w:r>
              <w:rPr>
                <w:rFonts w:cstheme="minorHAnsi"/>
                <w:b/>
                <w:bCs/>
                <w:sz w:val="20"/>
                <w:szCs w:val="20"/>
                <w:u w:val="single"/>
                <w:rtl/>
              </w:rPr>
              <w:t>المادة (4) – التزامات الطرف الثاني</w:t>
            </w:r>
          </w:p>
          <w:p w14:paraId="6C83FF3F" w14:textId="77777777" w:rsidR="00A62CBE" w:rsidRPr="00633922" w:rsidRDefault="00A62CBE" w:rsidP="006543EF">
            <w:pPr>
              <w:pStyle w:val="p2"/>
              <w:bidi/>
              <w:jc w:val="center"/>
              <w:rPr>
                <w:b/>
                <w:bCs/>
                <w:sz w:val="20"/>
                <w:szCs w:val="20"/>
                <w:rtl/>
              </w:rPr>
            </w:pPr>
            <w:r>
              <w:rPr>
                <w:b/>
                <w:bCs/>
                <w:sz w:val="20"/>
                <w:szCs w:val="20"/>
                <w:rtl/>
              </w:rPr>
              <w:t>4-1 التزامات العميل الجوهرية</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44"/>
              <w:gridCol w:w="5345"/>
            </w:tblGrid>
            <w:tr w:rsidR="00C8191F" w:rsidRPr="00633922" w14:paraId="07E5E80C" w14:textId="77777777" w:rsidTr="007A06A4">
              <w:tc>
                <w:tcPr>
                  <w:tcW w:w="5344" w:type="dxa"/>
                </w:tcPr>
                <w:p w14:paraId="1EE4021C" w14:textId="77777777" w:rsidR="00C8191F" w:rsidRPr="00633922" w:rsidRDefault="00C8191F" w:rsidP="009F255C">
                  <w:pPr>
                    <w:pStyle w:val="p3"/>
                    <w:bidi/>
                    <w:jc w:val="left"/>
                    <w:rPr>
                      <w:sz w:val="20"/>
                      <w:szCs w:val="20"/>
                      <w:rtl/>
                    </w:rPr>
                  </w:pPr>
                  <w:r>
                    <w:rPr>
                      <w:sz w:val="20"/>
                      <w:szCs w:val="20"/>
                      <w:rtl/>
                    </w:rPr>
                    <w:t>(أ) يلتزم الطرف الثاني بتقديم جميع المستندات والبيانات الصحيحة والكاملة والمحدثة المطلوبة لإعداد وتقديم طلب الإقامة الإسبانية خلال المواعيد المحددة من الطرف الأول.</w:t>
                  </w:r>
                </w:p>
              </w:tc>
              <w:tc>
                <w:tcPr>
                  <w:tcW w:w="5345" w:type="dxa"/>
                </w:tcPr>
                <w:p w14:paraId="2C31A724" w14:textId="77777777" w:rsidR="00C8191F" w:rsidRPr="00633922" w:rsidRDefault="00C8191F" w:rsidP="009F255C">
                  <w:pPr>
                    <w:pStyle w:val="p3"/>
                    <w:bidi/>
                    <w:jc w:val="left"/>
                    <w:rPr>
                      <w:sz w:val="20"/>
                      <w:szCs w:val="20"/>
                      <w:rtl/>
                    </w:rPr>
                  </w:pPr>
                  <w:r>
                    <w:rPr>
                      <w:sz w:val="20"/>
                      <w:szCs w:val="20"/>
                      <w:rtl/>
                    </w:rPr>
                    <w:t xml:space="preserve">(ب) يقر بأن عدم الالتزام بالمواعيد المحددة أو تقديم مستندات ناقصة أو غير صحيحة قد يؤدي إلى </w:t>
                  </w:r>
                  <w:r>
                    <w:rPr>
                      <w:rStyle w:val="s1"/>
                      <w:rFonts w:eastAsia="Playfair Display"/>
                      <w:b/>
                      <w:bCs/>
                      <w:sz w:val="20"/>
                      <w:szCs w:val="20"/>
                      <w:rtl/>
                    </w:rPr>
                    <w:t>تعطيل أو رفض طلب الإقامة</w:t>
                  </w:r>
                  <w:r>
                    <w:rPr>
                      <w:sz w:val="20"/>
                      <w:szCs w:val="20"/>
                      <w:rtl/>
                    </w:rPr>
                    <w:t>، دون أي مسؤولية على الشركة.</w:t>
                  </w:r>
                </w:p>
              </w:tc>
            </w:tr>
            <w:tr w:rsidR="00C8191F" w:rsidRPr="00633922" w14:paraId="05660C56" w14:textId="77777777" w:rsidTr="007A06A4">
              <w:tc>
                <w:tcPr>
                  <w:tcW w:w="5344" w:type="dxa"/>
                </w:tcPr>
                <w:p w14:paraId="1A03D147" w14:textId="77777777" w:rsidR="00C8191F" w:rsidRDefault="00C8191F" w:rsidP="009F255C">
                  <w:pPr>
                    <w:pStyle w:val="p3"/>
                    <w:bidi/>
                    <w:jc w:val="left"/>
                    <w:rPr>
                      <w:sz w:val="20"/>
                      <w:szCs w:val="20"/>
                    </w:rPr>
                  </w:pPr>
                  <w:r>
                    <w:rPr>
                      <w:sz w:val="20"/>
                      <w:szCs w:val="20"/>
                      <w:rtl/>
                    </w:rPr>
                    <w:t>(ج) يتحمل العميل وحده كامل التبعات القانونية والمالية الناتجة عن تأخير تقديم المستندات أو رفض السلطات لأي منها.</w:t>
                  </w:r>
                </w:p>
                <w:p w14:paraId="1F805E1F" w14:textId="77777777" w:rsidR="001D37FE" w:rsidRDefault="001D37FE" w:rsidP="001D37FE">
                  <w:pPr>
                    <w:pStyle w:val="p3"/>
                    <w:bidi/>
                    <w:jc w:val="left"/>
                    <w:rPr>
                      <w:sz w:val="20"/>
                      <w:szCs w:val="20"/>
                    </w:rPr>
                  </w:pPr>
                </w:p>
                <w:p w14:paraId="1AA79020" w14:textId="77777777" w:rsidR="001D37FE" w:rsidRDefault="001D37FE" w:rsidP="001D37FE">
                  <w:pPr>
                    <w:pStyle w:val="p3"/>
                    <w:bidi/>
                    <w:jc w:val="left"/>
                    <w:rPr>
                      <w:sz w:val="20"/>
                      <w:szCs w:val="20"/>
                    </w:rPr>
                  </w:pPr>
                </w:p>
                <w:p w14:paraId="2950CC55" w14:textId="77777777" w:rsidR="001D37FE" w:rsidRPr="001D37FE" w:rsidRDefault="001D37FE" w:rsidP="001D37FE">
                  <w:pPr>
                    <w:pStyle w:val="p3"/>
                    <w:bidi/>
                    <w:jc w:val="left"/>
                    <w:rPr>
                      <w:sz w:val="20"/>
                      <w:szCs w:val="20"/>
                      <w:rtl/>
                    </w:rPr>
                  </w:pPr>
                </w:p>
              </w:tc>
              <w:tc>
                <w:tcPr>
                  <w:tcW w:w="5345" w:type="dxa"/>
                </w:tcPr>
                <w:p w14:paraId="1BBB8EE8" w14:textId="77777777" w:rsidR="00C8191F" w:rsidRPr="00633922" w:rsidRDefault="00C8191F" w:rsidP="00C8191F">
                  <w:pPr>
                    <w:pStyle w:val="p3"/>
                    <w:bidi/>
                    <w:jc w:val="left"/>
                    <w:rPr>
                      <w:sz w:val="20"/>
                      <w:szCs w:val="20"/>
                      <w:rtl/>
                    </w:rPr>
                  </w:pPr>
                </w:p>
              </w:tc>
            </w:tr>
          </w:tbl>
          <w:p w14:paraId="36F3FF9B" w14:textId="77777777" w:rsidR="00A62CBE" w:rsidRPr="00633922" w:rsidRDefault="00A62CBE" w:rsidP="006543EF">
            <w:pPr>
              <w:pStyle w:val="p2"/>
              <w:bidi/>
              <w:jc w:val="center"/>
              <w:rPr>
                <w:b/>
                <w:bCs/>
                <w:sz w:val="20"/>
                <w:szCs w:val="20"/>
                <w:rtl/>
              </w:rPr>
            </w:pPr>
            <w:r>
              <w:rPr>
                <w:b/>
                <w:bCs/>
                <w:sz w:val="20"/>
                <w:szCs w:val="20"/>
                <w:rtl/>
              </w:rPr>
              <w:t>4-2 صحة ودقة البيانات والمستندات</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44"/>
              <w:gridCol w:w="5345"/>
            </w:tblGrid>
            <w:tr w:rsidR="00C8191F" w:rsidRPr="00633922" w14:paraId="637E9C11" w14:textId="77777777" w:rsidTr="001875C7">
              <w:tc>
                <w:tcPr>
                  <w:tcW w:w="5344" w:type="dxa"/>
                </w:tcPr>
                <w:p w14:paraId="49A1B845" w14:textId="77777777" w:rsidR="00C8191F" w:rsidRPr="00633922" w:rsidRDefault="00C8191F" w:rsidP="009F255C">
                  <w:pPr>
                    <w:pStyle w:val="p3"/>
                    <w:bidi/>
                    <w:jc w:val="left"/>
                    <w:rPr>
                      <w:sz w:val="20"/>
                      <w:szCs w:val="20"/>
                      <w:rtl/>
                    </w:rPr>
                  </w:pPr>
                  <w:r>
                    <w:rPr>
                      <w:sz w:val="20"/>
                      <w:szCs w:val="20"/>
                      <w:rtl/>
                    </w:rPr>
                    <w:t>(أ) يقر الطرف الثاني بصحة جميع البيانات والمعلومات والمستندات المقدمة من قبله أو من قبل من يفوضه بالتعامل مع الشركة.</w:t>
                  </w:r>
                </w:p>
              </w:tc>
              <w:tc>
                <w:tcPr>
                  <w:tcW w:w="5345" w:type="dxa"/>
                </w:tcPr>
                <w:p w14:paraId="5C271C89" w14:textId="77777777" w:rsidR="00C8191F" w:rsidRPr="00633922" w:rsidRDefault="00C8191F" w:rsidP="009F255C">
                  <w:pPr>
                    <w:pStyle w:val="p3"/>
                    <w:bidi/>
                    <w:jc w:val="left"/>
                    <w:rPr>
                      <w:sz w:val="20"/>
                      <w:szCs w:val="20"/>
                      <w:rtl/>
                    </w:rPr>
                  </w:pPr>
                  <w:r>
                    <w:rPr>
                      <w:sz w:val="20"/>
                      <w:szCs w:val="20"/>
                      <w:rtl/>
                    </w:rPr>
                    <w:t xml:space="preserve">(ب) يتحمل الطرف الثاني </w:t>
                  </w:r>
                  <w:r>
                    <w:rPr>
                      <w:rStyle w:val="s1"/>
                      <w:rFonts w:eastAsia="Playfair Display"/>
                      <w:b/>
                      <w:bCs/>
                      <w:sz w:val="20"/>
                      <w:szCs w:val="20"/>
                      <w:rtl/>
                    </w:rPr>
                    <w:t>المسؤولية القانونية والجنائية والمدنية</w:t>
                  </w:r>
                  <w:r>
                    <w:rPr>
                      <w:sz w:val="20"/>
                      <w:szCs w:val="20"/>
                      <w:rtl/>
                    </w:rPr>
                    <w:t xml:space="preserve"> الكاملة عن أي خطأ أو تزوير أو إغفال أو تقديم بيانات غير دقيقة، دون أي مسؤولية على الشركة أو ممثليها أو موظفيها أو مستشاريها.</w:t>
                  </w:r>
                </w:p>
              </w:tc>
            </w:tr>
            <w:tr w:rsidR="00C8191F" w:rsidRPr="00633922" w14:paraId="2A6456C8" w14:textId="77777777" w:rsidTr="001875C7">
              <w:tc>
                <w:tcPr>
                  <w:tcW w:w="5344" w:type="dxa"/>
                </w:tcPr>
                <w:p w14:paraId="0B363263" w14:textId="77777777" w:rsidR="00C8191F" w:rsidRPr="00633922" w:rsidRDefault="00C8191F" w:rsidP="006543EF">
                  <w:pPr>
                    <w:pStyle w:val="p3"/>
                    <w:bidi/>
                    <w:jc w:val="left"/>
                    <w:rPr>
                      <w:sz w:val="20"/>
                      <w:szCs w:val="20"/>
                    </w:rPr>
                  </w:pPr>
                  <w:r>
                    <w:rPr>
                      <w:sz w:val="20"/>
                      <w:szCs w:val="20"/>
                      <w:rtl/>
                    </w:rPr>
                    <w:t xml:space="preserve">(ج) للشركة الحق في </w:t>
                  </w:r>
                  <w:r>
                    <w:rPr>
                      <w:rStyle w:val="s1"/>
                      <w:rFonts w:eastAsia="Playfair Display"/>
                      <w:b/>
                      <w:bCs/>
                      <w:sz w:val="20"/>
                      <w:szCs w:val="20"/>
                      <w:rtl/>
                    </w:rPr>
                    <w:t>إيقاف الخدمة مؤقتًا أو إنهاء العقد نهائيًا</w:t>
                  </w:r>
                  <w:r>
                    <w:rPr>
                      <w:sz w:val="20"/>
                      <w:szCs w:val="20"/>
                      <w:rtl/>
                    </w:rPr>
                    <w:t xml:space="preserve"> دون تعويض حال اكتشاف أي تلاعب أو تزوير في المستندات</w:t>
                  </w:r>
                </w:p>
              </w:tc>
              <w:tc>
                <w:tcPr>
                  <w:tcW w:w="5345" w:type="dxa"/>
                </w:tcPr>
                <w:p w14:paraId="3937BD42" w14:textId="77777777" w:rsidR="00C8191F" w:rsidRPr="00633922" w:rsidRDefault="00C8191F" w:rsidP="00C8191F">
                  <w:pPr>
                    <w:pStyle w:val="p3"/>
                    <w:bidi/>
                    <w:jc w:val="left"/>
                    <w:rPr>
                      <w:sz w:val="20"/>
                      <w:szCs w:val="20"/>
                      <w:rtl/>
                    </w:rPr>
                  </w:pPr>
                </w:p>
              </w:tc>
            </w:tr>
          </w:tbl>
          <w:p w14:paraId="66620D45" w14:textId="77777777" w:rsidR="00A62CBE" w:rsidRPr="00633922" w:rsidRDefault="00A62CBE" w:rsidP="006543EF">
            <w:pPr>
              <w:pStyle w:val="p2"/>
              <w:bidi/>
              <w:jc w:val="center"/>
              <w:rPr>
                <w:b/>
                <w:bCs/>
                <w:sz w:val="20"/>
                <w:szCs w:val="20"/>
                <w:rtl/>
              </w:rPr>
            </w:pPr>
            <w:r>
              <w:rPr>
                <w:b/>
                <w:bCs/>
                <w:sz w:val="20"/>
                <w:szCs w:val="20"/>
                <w:rtl/>
              </w:rPr>
              <w:t>4-3 واجب الإفصاح والتحديث المستمر</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44"/>
              <w:gridCol w:w="5345"/>
            </w:tblGrid>
            <w:tr w:rsidR="00C8191F" w:rsidRPr="00633922" w14:paraId="4562B284" w14:textId="77777777" w:rsidTr="007A06A4">
              <w:tc>
                <w:tcPr>
                  <w:tcW w:w="5344" w:type="dxa"/>
                </w:tcPr>
                <w:p w14:paraId="5AA40F5E" w14:textId="77777777" w:rsidR="00C8191F" w:rsidRPr="00633922" w:rsidRDefault="00C8191F" w:rsidP="009F255C">
                  <w:pPr>
                    <w:pStyle w:val="p3"/>
                    <w:bidi/>
                    <w:jc w:val="left"/>
                    <w:rPr>
                      <w:sz w:val="20"/>
                      <w:szCs w:val="20"/>
                      <w:rtl/>
                    </w:rPr>
                  </w:pPr>
                  <w:r>
                    <w:rPr>
                      <w:sz w:val="20"/>
                      <w:szCs w:val="20"/>
                      <w:rtl/>
                    </w:rPr>
                    <w:t>(أ) يلتزم العميل بإخطار الشركة كتابيًا بأي تغيير يطرأ على حالته الشخصية أو المهنية أو القانونية خلال مدة تنفيذ الخدمة، بما في ذلك (تغيير جهة العمل – الدخل – الحالة الاجتماعية – محل الإقامة – الجنسية – الحالة الجنائية).</w:t>
                  </w:r>
                </w:p>
              </w:tc>
              <w:tc>
                <w:tcPr>
                  <w:tcW w:w="5345" w:type="dxa"/>
                </w:tcPr>
                <w:p w14:paraId="62EE7A4A" w14:textId="77777777" w:rsidR="00C8191F" w:rsidRPr="00633922" w:rsidRDefault="00C8191F" w:rsidP="00C8191F">
                  <w:pPr>
                    <w:pStyle w:val="p3"/>
                    <w:bidi/>
                    <w:jc w:val="left"/>
                    <w:rPr>
                      <w:sz w:val="20"/>
                      <w:szCs w:val="20"/>
                      <w:rtl/>
                    </w:rPr>
                  </w:pPr>
                  <w:r>
                    <w:rPr>
                      <w:sz w:val="20"/>
                      <w:szCs w:val="20"/>
                      <w:rtl/>
                    </w:rPr>
                    <w:t xml:space="preserve">(ب) كما يلتزم العميل بإخطار السلطات الإسبانية المختصة بأي تغيير في جهة العمل أو طبيعة النشاط خلال </w:t>
                  </w:r>
                  <w:r>
                    <w:rPr>
                      <w:rStyle w:val="s1"/>
                      <w:rFonts w:eastAsia="Playfair Display"/>
                      <w:b/>
                      <w:bCs/>
                      <w:sz w:val="20"/>
                      <w:szCs w:val="20"/>
                      <w:rtl/>
                    </w:rPr>
                    <w:t>ثلاثين (30) يومًا</w:t>
                  </w:r>
                  <w:r>
                    <w:rPr>
                      <w:sz w:val="20"/>
                      <w:szCs w:val="20"/>
                      <w:rtl/>
                    </w:rPr>
                    <w:t xml:space="preserve"> من حدوثه، طبقًا للقوانين الإسبانية</w:t>
                  </w:r>
                  <w:r>
                    <w:rPr>
                      <w:sz w:val="20"/>
                      <w:szCs w:val="20"/>
                    </w:rPr>
                    <w:t xml:space="preserve">   </w:t>
                  </w:r>
                  <w:r>
                    <w:rPr>
                      <w:rFonts w:hint="cs"/>
                      <w:sz w:val="20"/>
                      <w:szCs w:val="20"/>
                      <w:rtl/>
                    </w:rPr>
                    <w:t>وذلك بعد الحصول على الاقامات.</w:t>
                  </w:r>
                </w:p>
                <w:p w14:paraId="71D64D5C" w14:textId="77777777" w:rsidR="00C8191F" w:rsidRPr="00633922" w:rsidRDefault="00C8191F" w:rsidP="00C8191F">
                  <w:pPr>
                    <w:pStyle w:val="p2"/>
                    <w:bidi/>
                    <w:jc w:val="left"/>
                    <w:rPr>
                      <w:sz w:val="20"/>
                      <w:szCs w:val="20"/>
                      <w:rtl/>
                    </w:rPr>
                  </w:pPr>
                </w:p>
              </w:tc>
            </w:tr>
            <w:tr w:rsidR="00C8191F" w:rsidRPr="00633922" w14:paraId="7DF0AD20" w14:textId="77777777" w:rsidTr="007A06A4">
              <w:tc>
                <w:tcPr>
                  <w:tcW w:w="5344" w:type="dxa"/>
                </w:tcPr>
                <w:p w14:paraId="76674199" w14:textId="77777777" w:rsidR="009F255C" w:rsidRPr="00633922" w:rsidRDefault="00C8191F" w:rsidP="006543EF">
                  <w:pPr>
                    <w:pStyle w:val="p3"/>
                    <w:bidi/>
                    <w:jc w:val="left"/>
                    <w:rPr>
                      <w:sz w:val="20"/>
                      <w:szCs w:val="20"/>
                    </w:rPr>
                  </w:pPr>
                  <w:r>
                    <w:rPr>
                      <w:sz w:val="20"/>
                      <w:szCs w:val="20"/>
                      <w:rtl/>
                    </w:rPr>
                    <w:t>(ج) يعتبر إخلال العميل بواجب الإخطار سببًا مباشرًا لإلغاء أو تعليق الإقامة، دون مسؤولية على الشركة.</w:t>
                  </w:r>
                </w:p>
              </w:tc>
              <w:tc>
                <w:tcPr>
                  <w:tcW w:w="5345" w:type="dxa"/>
                </w:tcPr>
                <w:p w14:paraId="724C8E01" w14:textId="77777777" w:rsidR="00C8191F" w:rsidRPr="00633922" w:rsidRDefault="00C8191F" w:rsidP="00C8191F">
                  <w:pPr>
                    <w:pStyle w:val="p3"/>
                    <w:bidi/>
                    <w:jc w:val="left"/>
                    <w:rPr>
                      <w:sz w:val="20"/>
                      <w:szCs w:val="20"/>
                      <w:rtl/>
                    </w:rPr>
                  </w:pPr>
                </w:p>
              </w:tc>
            </w:tr>
          </w:tbl>
          <w:p w14:paraId="152EB311" w14:textId="77777777" w:rsidR="00A62CBE" w:rsidRPr="00633922" w:rsidRDefault="00A62CBE" w:rsidP="006543EF">
            <w:pPr>
              <w:pStyle w:val="p2"/>
              <w:bidi/>
              <w:jc w:val="center"/>
              <w:rPr>
                <w:b/>
                <w:bCs/>
                <w:sz w:val="20"/>
                <w:szCs w:val="20"/>
                <w:rtl/>
              </w:rPr>
            </w:pPr>
            <w:r>
              <w:rPr>
                <w:b/>
                <w:bCs/>
                <w:sz w:val="20"/>
                <w:szCs w:val="20"/>
                <w:rtl/>
              </w:rPr>
              <w:t>4-4 الملاءمة القانونية والطبية</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44"/>
              <w:gridCol w:w="5345"/>
            </w:tblGrid>
            <w:tr w:rsidR="00C8191F" w:rsidRPr="00633922" w14:paraId="5C820428" w14:textId="77777777" w:rsidTr="007A06A4">
              <w:tc>
                <w:tcPr>
                  <w:tcW w:w="5344" w:type="dxa"/>
                </w:tcPr>
                <w:p w14:paraId="3B985231" w14:textId="77777777" w:rsidR="00C8191F" w:rsidRPr="00633922" w:rsidRDefault="00C8191F" w:rsidP="009F255C">
                  <w:pPr>
                    <w:pStyle w:val="p3"/>
                    <w:bidi/>
                    <w:jc w:val="left"/>
                    <w:rPr>
                      <w:sz w:val="20"/>
                      <w:szCs w:val="20"/>
                      <w:rtl/>
                    </w:rPr>
                  </w:pPr>
                  <w:r>
                    <w:rPr>
                      <w:sz w:val="20"/>
                      <w:szCs w:val="20"/>
                      <w:rtl/>
                    </w:rPr>
                    <w:t>(أ) يقر العميل بأنه وجميع أفراد أسرته المرافقين لائقون صحيًا وخالون من أي أمراض معدية أو مزمنة تمنع منح الإقامة طبقًا للوائح الإسبانية.</w:t>
                  </w:r>
                </w:p>
              </w:tc>
              <w:tc>
                <w:tcPr>
                  <w:tcW w:w="5345" w:type="dxa"/>
                </w:tcPr>
                <w:p w14:paraId="5D95F26C" w14:textId="77777777" w:rsidR="00C8191F" w:rsidRPr="00633922" w:rsidRDefault="00C8191F" w:rsidP="009F255C">
                  <w:pPr>
                    <w:pStyle w:val="p3"/>
                    <w:bidi/>
                    <w:jc w:val="left"/>
                    <w:rPr>
                      <w:sz w:val="20"/>
                      <w:szCs w:val="20"/>
                      <w:rtl/>
                    </w:rPr>
                  </w:pPr>
                  <w:r>
                    <w:rPr>
                      <w:sz w:val="20"/>
                      <w:szCs w:val="20"/>
                      <w:rtl/>
                    </w:rPr>
                    <w:t>(ب) يقر أيضًا بخلوه وأسرته من أي سجل جنائي أو إدانات داخل أو خارج مصر أو أي دولة أخرى.</w:t>
                  </w:r>
                </w:p>
              </w:tc>
            </w:tr>
            <w:tr w:rsidR="00C8191F" w:rsidRPr="00633922" w14:paraId="573E4134" w14:textId="77777777" w:rsidTr="007A06A4">
              <w:tc>
                <w:tcPr>
                  <w:tcW w:w="5344" w:type="dxa"/>
                </w:tcPr>
                <w:p w14:paraId="02E65418" w14:textId="77777777" w:rsidR="00C8191F" w:rsidRPr="00633922" w:rsidRDefault="00C8191F" w:rsidP="009F255C">
                  <w:pPr>
                    <w:pStyle w:val="p3"/>
                    <w:bidi/>
                    <w:jc w:val="left"/>
                    <w:rPr>
                      <w:sz w:val="20"/>
                      <w:szCs w:val="20"/>
                      <w:rtl/>
                    </w:rPr>
                  </w:pPr>
                  <w:r>
                    <w:rPr>
                      <w:sz w:val="20"/>
                      <w:szCs w:val="20"/>
                      <w:rtl/>
                    </w:rPr>
                    <w:t xml:space="preserve">(ج) في حال اكتشاف خلاف ذلك، يحق للشركة </w:t>
                  </w:r>
                  <w:r>
                    <w:rPr>
                      <w:rStyle w:val="s1"/>
                      <w:rFonts w:eastAsia="Playfair Display"/>
                      <w:b/>
                      <w:bCs/>
                      <w:sz w:val="20"/>
                      <w:szCs w:val="20"/>
                      <w:rtl/>
                    </w:rPr>
                    <w:t>فسخ العقد فورًا</w:t>
                  </w:r>
                  <w:r>
                    <w:rPr>
                      <w:sz w:val="20"/>
                      <w:szCs w:val="20"/>
                      <w:rtl/>
                    </w:rPr>
                    <w:t xml:space="preserve"> دون التزام برد أي مبالغ مدفوعة.</w:t>
                  </w:r>
                </w:p>
              </w:tc>
              <w:tc>
                <w:tcPr>
                  <w:tcW w:w="5345" w:type="dxa"/>
                </w:tcPr>
                <w:p w14:paraId="5934BCDD" w14:textId="77777777" w:rsidR="00C8191F" w:rsidRPr="00633922" w:rsidRDefault="00C8191F" w:rsidP="00C8191F">
                  <w:pPr>
                    <w:pStyle w:val="p3"/>
                    <w:bidi/>
                    <w:jc w:val="left"/>
                    <w:rPr>
                      <w:sz w:val="20"/>
                      <w:szCs w:val="20"/>
                      <w:rtl/>
                    </w:rPr>
                  </w:pPr>
                </w:p>
              </w:tc>
            </w:tr>
          </w:tbl>
          <w:p w14:paraId="0A584D59" w14:textId="77777777" w:rsidR="00A62CBE" w:rsidRPr="00633922" w:rsidRDefault="00A62CBE" w:rsidP="006543EF">
            <w:pPr>
              <w:pStyle w:val="p2"/>
              <w:bidi/>
              <w:jc w:val="center"/>
              <w:rPr>
                <w:b/>
                <w:bCs/>
                <w:sz w:val="20"/>
                <w:szCs w:val="20"/>
                <w:rtl/>
              </w:rPr>
            </w:pPr>
            <w:r>
              <w:rPr>
                <w:b/>
                <w:bCs/>
                <w:sz w:val="20"/>
                <w:szCs w:val="20"/>
                <w:rtl/>
              </w:rPr>
              <w:t>4-5 الالتزام بالتعليمات الإجرائية</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44"/>
              <w:gridCol w:w="5345"/>
            </w:tblGrid>
            <w:tr w:rsidR="00C8191F" w:rsidRPr="00633922" w14:paraId="6D962BAE" w14:textId="77777777" w:rsidTr="00FF3E78">
              <w:tc>
                <w:tcPr>
                  <w:tcW w:w="5344" w:type="dxa"/>
                </w:tcPr>
                <w:p w14:paraId="789C008F" w14:textId="77777777" w:rsidR="00C8191F" w:rsidRPr="00633922" w:rsidRDefault="00C8191F" w:rsidP="009F255C">
                  <w:pPr>
                    <w:pStyle w:val="p3"/>
                    <w:bidi/>
                    <w:jc w:val="left"/>
                    <w:rPr>
                      <w:sz w:val="20"/>
                      <w:szCs w:val="20"/>
                      <w:rtl/>
                    </w:rPr>
                  </w:pPr>
                  <w:r>
                    <w:rPr>
                      <w:sz w:val="20"/>
                      <w:szCs w:val="20"/>
                      <w:rtl/>
                    </w:rPr>
                    <w:t>(أ) يلتزم العميل باتباع جميع التعليمات الفنية والإدارية المقدمة من الشركة بدقة.</w:t>
                  </w:r>
                </w:p>
              </w:tc>
              <w:tc>
                <w:tcPr>
                  <w:tcW w:w="5345" w:type="dxa"/>
                </w:tcPr>
                <w:p w14:paraId="13CE54C1" w14:textId="77777777" w:rsidR="00C8191F" w:rsidRPr="00633922" w:rsidRDefault="00C8191F" w:rsidP="009F255C">
                  <w:pPr>
                    <w:pStyle w:val="p3"/>
                    <w:bidi/>
                    <w:jc w:val="left"/>
                    <w:rPr>
                      <w:sz w:val="20"/>
                      <w:szCs w:val="20"/>
                      <w:rtl/>
                    </w:rPr>
                  </w:pPr>
                  <w:r>
                    <w:rPr>
                      <w:sz w:val="20"/>
                      <w:szCs w:val="20"/>
                      <w:rtl/>
                    </w:rPr>
                    <w:t>(ب) تشمل هذه التعليمات مواعيد تسليم المستندات، الصيغ المطلوبة، وأي تعديلات تطلبها السلطات الإسبانية.</w:t>
                  </w:r>
                </w:p>
              </w:tc>
            </w:tr>
          </w:tbl>
          <w:p w14:paraId="35169B90" w14:textId="77777777" w:rsidR="00A62CBE" w:rsidRPr="00633922" w:rsidRDefault="00A62CBE" w:rsidP="00C8191F">
            <w:pPr>
              <w:pStyle w:val="p1"/>
              <w:rPr>
                <w:sz w:val="20"/>
                <w:szCs w:val="20"/>
                <w:rtl/>
              </w:rPr>
            </w:pPr>
          </w:p>
          <w:p w14:paraId="3F5AA5A0" w14:textId="77777777" w:rsidR="00FF3E78" w:rsidRPr="00633922" w:rsidRDefault="00FF3E78" w:rsidP="00FF3E78">
            <w:pPr>
              <w:pStyle w:val="p1"/>
              <w:jc w:val="right"/>
              <w:rPr>
                <w:sz w:val="20"/>
                <w:szCs w:val="20"/>
                <w:rtl/>
              </w:rPr>
            </w:pPr>
            <w:r>
              <w:rPr>
                <w:sz w:val="20"/>
                <w:szCs w:val="20"/>
                <w:rtl/>
              </w:rPr>
              <w:t xml:space="preserve">(ج) إذا فشل العميل في الالتزام بهذه التعليمات، </w:t>
            </w:r>
            <w:r>
              <w:rPr>
                <w:rFonts w:hint="cs"/>
                <w:sz w:val="20"/>
                <w:szCs w:val="20"/>
                <w:rtl/>
              </w:rPr>
              <w:t>يكون</w:t>
            </w:r>
            <w:r>
              <w:rPr>
                <w:sz w:val="20"/>
                <w:szCs w:val="20"/>
                <w:rtl/>
              </w:rPr>
              <w:t xml:space="preserve"> </w:t>
            </w:r>
            <w:r>
              <w:rPr>
                <w:rFonts w:hint="cs"/>
                <w:sz w:val="20"/>
                <w:szCs w:val="20"/>
                <w:rtl/>
              </w:rPr>
              <w:t>ل</w:t>
            </w:r>
            <w:r>
              <w:rPr>
                <w:sz w:val="20"/>
                <w:szCs w:val="20"/>
                <w:rtl/>
              </w:rPr>
              <w:t>لشركة الحق في إيقاف الخدمة أو استكمالها بعد توقيع العميل على إقرار بتحمله المسؤولية كاملةً.</w:t>
            </w:r>
          </w:p>
          <w:p w14:paraId="1390BB73" w14:textId="77777777" w:rsidR="00FF3E78" w:rsidRPr="00633922" w:rsidRDefault="00FF3E78" w:rsidP="00FF3E78">
            <w:pPr>
              <w:pStyle w:val="p1"/>
              <w:jc w:val="right"/>
              <w:rPr>
                <w:sz w:val="20"/>
                <w:szCs w:val="20"/>
                <w:rtl/>
              </w:rPr>
            </w:pPr>
          </w:p>
          <w:p w14:paraId="3273F9D4" w14:textId="77777777" w:rsidR="00A62CBE" w:rsidRPr="00633922" w:rsidRDefault="00A62CBE" w:rsidP="006543EF">
            <w:pPr>
              <w:pStyle w:val="p2"/>
              <w:bidi/>
              <w:jc w:val="center"/>
              <w:rPr>
                <w:b/>
                <w:bCs/>
                <w:sz w:val="20"/>
                <w:szCs w:val="20"/>
                <w:rtl/>
              </w:rPr>
            </w:pPr>
            <w:r>
              <w:rPr>
                <w:b/>
                <w:bCs/>
                <w:sz w:val="20"/>
                <w:szCs w:val="20"/>
                <w:rtl/>
              </w:rPr>
              <w:t>4-6 الاستخدام المشروع للمستندات</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44"/>
              <w:gridCol w:w="5345"/>
            </w:tblGrid>
            <w:tr w:rsidR="00C8191F" w:rsidRPr="00633922" w14:paraId="772E808D" w14:textId="77777777" w:rsidTr="00FF3E78">
              <w:tc>
                <w:tcPr>
                  <w:tcW w:w="5344" w:type="dxa"/>
                </w:tcPr>
                <w:p w14:paraId="264405B2" w14:textId="77777777" w:rsidR="00C8191F" w:rsidRPr="00633922" w:rsidRDefault="00C8191F" w:rsidP="009F255C">
                  <w:pPr>
                    <w:pStyle w:val="p3"/>
                    <w:bidi/>
                    <w:jc w:val="left"/>
                    <w:rPr>
                      <w:sz w:val="20"/>
                      <w:szCs w:val="20"/>
                      <w:rtl/>
                    </w:rPr>
                  </w:pPr>
                  <w:r>
                    <w:rPr>
                      <w:sz w:val="20"/>
                      <w:szCs w:val="20"/>
                      <w:rtl/>
                    </w:rPr>
                    <w:t xml:space="preserve">(أ) </w:t>
                  </w:r>
                  <w:r>
                    <w:rPr>
                      <w:rFonts w:hint="cs"/>
                      <w:sz w:val="20"/>
                      <w:szCs w:val="20"/>
                      <w:rtl/>
                    </w:rPr>
                    <w:t xml:space="preserve">تقر الشركة </w:t>
                  </w:r>
                  <w:r>
                    <w:rPr>
                      <w:sz w:val="20"/>
                      <w:szCs w:val="20"/>
                      <w:rtl/>
                    </w:rPr>
                    <w:t>بأن جميع المستندات المقدمة إلى الشركة تُستخدم فقط لغرض التقديم لبرنامج الإقامة الإسبانية، ولا يجوز استخدامها لأي غرض آخر إلا بموافقته الكتابية.</w:t>
                  </w:r>
                </w:p>
              </w:tc>
              <w:tc>
                <w:tcPr>
                  <w:tcW w:w="5345" w:type="dxa"/>
                </w:tcPr>
                <w:p w14:paraId="1A9B42AD" w14:textId="77777777" w:rsidR="00C8191F" w:rsidRPr="00633922" w:rsidRDefault="00C8191F" w:rsidP="00C8191F">
                  <w:pPr>
                    <w:pStyle w:val="p3"/>
                    <w:bidi/>
                    <w:jc w:val="left"/>
                    <w:rPr>
                      <w:sz w:val="20"/>
                      <w:szCs w:val="20"/>
                      <w:rtl/>
                    </w:rPr>
                  </w:pPr>
                  <w:r>
                    <w:rPr>
                      <w:sz w:val="20"/>
                      <w:szCs w:val="20"/>
                      <w:rtl/>
                    </w:rPr>
                    <w:t>(ب) يوافق العميل على أن الشركة غير ملزمة بالاحتفاظ بالمستندات بعد انتهاء الخدمة، ما لم يُطلب خلاف ذلك كتابةً.</w:t>
                  </w:r>
                </w:p>
                <w:p w14:paraId="5159A57D" w14:textId="77777777" w:rsidR="00C8191F" w:rsidRPr="00633922" w:rsidRDefault="00C8191F" w:rsidP="00C8191F">
                  <w:pPr>
                    <w:pStyle w:val="p2"/>
                    <w:bidi/>
                    <w:jc w:val="left"/>
                    <w:rPr>
                      <w:sz w:val="20"/>
                      <w:szCs w:val="20"/>
                      <w:rtl/>
                    </w:rPr>
                  </w:pPr>
                </w:p>
              </w:tc>
            </w:tr>
          </w:tbl>
          <w:p w14:paraId="4E06A0C0" w14:textId="77777777" w:rsidR="00A62CBE" w:rsidRPr="00633922" w:rsidRDefault="00A62CBE" w:rsidP="00C8191F">
            <w:pPr>
              <w:pStyle w:val="p1"/>
              <w:rPr>
                <w:sz w:val="20"/>
                <w:szCs w:val="20"/>
                <w:rtl/>
              </w:rPr>
            </w:pPr>
          </w:p>
          <w:p w14:paraId="6F51C56E" w14:textId="77777777" w:rsidR="00FF3E78" w:rsidRPr="00633922" w:rsidRDefault="00FF3E78" w:rsidP="00FF3E78">
            <w:pPr>
              <w:pStyle w:val="p2"/>
              <w:bidi/>
              <w:jc w:val="left"/>
              <w:rPr>
                <w:b/>
                <w:bCs/>
                <w:sz w:val="20"/>
                <w:szCs w:val="20"/>
                <w:rtl/>
              </w:rPr>
            </w:pPr>
            <w:r>
              <w:rPr>
                <w:sz w:val="20"/>
                <w:szCs w:val="20"/>
                <w:rtl/>
              </w:rPr>
              <w:t>(ج) يحق للشركة إتلاف نسخ المستندات بعد مرور ستة (6) أشهر من انتهاء التعاقد حفاظًا على سرية المعلومات.</w:t>
            </w:r>
          </w:p>
          <w:p w14:paraId="2F100B71" w14:textId="77777777" w:rsidR="00A62CBE" w:rsidRPr="00633922" w:rsidRDefault="00A62CBE" w:rsidP="00FF3E78">
            <w:pPr>
              <w:pStyle w:val="p2"/>
              <w:bidi/>
              <w:jc w:val="center"/>
              <w:rPr>
                <w:b/>
                <w:bCs/>
                <w:sz w:val="20"/>
                <w:szCs w:val="20"/>
                <w:rtl/>
              </w:rPr>
            </w:pPr>
            <w:r>
              <w:rPr>
                <w:b/>
                <w:bCs/>
                <w:sz w:val="20"/>
                <w:szCs w:val="20"/>
                <w:rtl/>
              </w:rPr>
              <w:t>4-7 الالتزام المالي والضريبي</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44"/>
              <w:gridCol w:w="5345"/>
            </w:tblGrid>
            <w:tr w:rsidR="00C8191F" w:rsidRPr="00633922" w14:paraId="518918C2" w14:textId="77777777" w:rsidTr="007A06A4">
              <w:tc>
                <w:tcPr>
                  <w:tcW w:w="5344" w:type="dxa"/>
                </w:tcPr>
                <w:p w14:paraId="1593B8E8" w14:textId="77777777" w:rsidR="00C8191F" w:rsidRPr="00633922" w:rsidRDefault="00C8191F" w:rsidP="009F255C">
                  <w:pPr>
                    <w:pStyle w:val="p3"/>
                    <w:bidi/>
                    <w:jc w:val="left"/>
                    <w:rPr>
                      <w:sz w:val="20"/>
                      <w:szCs w:val="20"/>
                      <w:rtl/>
                    </w:rPr>
                  </w:pPr>
                  <w:r>
                    <w:rPr>
                      <w:sz w:val="20"/>
                      <w:szCs w:val="20"/>
                      <w:rtl/>
                    </w:rPr>
                    <w:t>(أ) يلتزم العميل بسداد جميع الأتعاب والمصاريف المستحقة بموجب هذا العقد في مواعيدها دون تأخير.</w:t>
                  </w:r>
                </w:p>
              </w:tc>
              <w:tc>
                <w:tcPr>
                  <w:tcW w:w="5345" w:type="dxa"/>
                </w:tcPr>
                <w:p w14:paraId="5F29615D" w14:textId="77777777" w:rsidR="00C8191F" w:rsidRPr="00633922" w:rsidRDefault="00C8191F" w:rsidP="009F255C">
                  <w:pPr>
                    <w:pStyle w:val="p3"/>
                    <w:bidi/>
                    <w:jc w:val="left"/>
                    <w:rPr>
                      <w:sz w:val="20"/>
                      <w:szCs w:val="20"/>
                      <w:rtl/>
                    </w:rPr>
                  </w:pPr>
                  <w:r>
                    <w:rPr>
                      <w:sz w:val="20"/>
                      <w:szCs w:val="20"/>
                      <w:rtl/>
                    </w:rPr>
                    <w:t xml:space="preserve">(ب) يقر بأن </w:t>
                  </w:r>
                  <w:r>
                    <w:rPr>
                      <w:rStyle w:val="s1"/>
                      <w:rFonts w:eastAsia="Playfair Display"/>
                      <w:b/>
                      <w:bCs/>
                      <w:sz w:val="20"/>
                      <w:szCs w:val="20"/>
                      <w:rtl/>
                    </w:rPr>
                    <w:t>عدم السداد خلال 30 يومًا</w:t>
                  </w:r>
                  <w:r>
                    <w:rPr>
                      <w:sz w:val="20"/>
                      <w:szCs w:val="20"/>
                      <w:rtl/>
                    </w:rPr>
                    <w:t xml:space="preserve"> من تاريخ الاستحقاق يُعد إخلالًا جوهريًا يخول الشركة الحق في تعليق الخدمة أو إنهاء العقد دون إشعار إضافي.</w:t>
                  </w:r>
                </w:p>
              </w:tc>
            </w:tr>
            <w:tr w:rsidR="00C8191F" w:rsidRPr="00633922" w14:paraId="0F0B2DCC" w14:textId="77777777" w:rsidTr="007A06A4">
              <w:tc>
                <w:tcPr>
                  <w:tcW w:w="5344" w:type="dxa"/>
                </w:tcPr>
                <w:p w14:paraId="13879A81" w14:textId="77777777" w:rsidR="00FF3E78" w:rsidRPr="00633922" w:rsidRDefault="00C8191F" w:rsidP="00633922">
                  <w:pPr>
                    <w:pStyle w:val="p3"/>
                    <w:bidi/>
                    <w:jc w:val="left"/>
                    <w:rPr>
                      <w:sz w:val="20"/>
                      <w:szCs w:val="20"/>
                      <w:rtl/>
                    </w:rPr>
                  </w:pPr>
                  <w:r>
                    <w:rPr>
                      <w:sz w:val="20"/>
                      <w:szCs w:val="20"/>
                      <w:rtl/>
                    </w:rPr>
                    <w:t>(ج) كما يتحمل العميل كامل المسؤولية عن التزاماته تجاه الضرائب الإسبانية أو المصرية أو أي دولة أخرى بموجب القوانين المعمول بها.</w:t>
                  </w:r>
                </w:p>
              </w:tc>
              <w:tc>
                <w:tcPr>
                  <w:tcW w:w="5345" w:type="dxa"/>
                </w:tcPr>
                <w:p w14:paraId="543EFA0A" w14:textId="77777777" w:rsidR="00C8191F" w:rsidRPr="00633922" w:rsidRDefault="00C8191F" w:rsidP="00C8191F">
                  <w:pPr>
                    <w:pStyle w:val="p3"/>
                    <w:bidi/>
                    <w:jc w:val="left"/>
                    <w:rPr>
                      <w:sz w:val="20"/>
                      <w:szCs w:val="20"/>
                      <w:rtl/>
                    </w:rPr>
                  </w:pPr>
                </w:p>
              </w:tc>
            </w:tr>
          </w:tbl>
          <w:p w14:paraId="3AE8AE9F" w14:textId="77777777" w:rsidR="00A62CBE" w:rsidRPr="00633922" w:rsidRDefault="00A62CBE" w:rsidP="00C8191F">
            <w:pPr>
              <w:pStyle w:val="p1"/>
              <w:rPr>
                <w:sz w:val="20"/>
                <w:szCs w:val="20"/>
                <w:rtl/>
              </w:rPr>
            </w:pPr>
          </w:p>
          <w:p w14:paraId="0B7FD67E" w14:textId="77777777" w:rsidR="00A62CBE" w:rsidRPr="00633922" w:rsidRDefault="00A62CBE" w:rsidP="006543EF">
            <w:pPr>
              <w:pStyle w:val="p2"/>
              <w:bidi/>
              <w:jc w:val="center"/>
              <w:rPr>
                <w:b/>
                <w:bCs/>
                <w:sz w:val="20"/>
                <w:szCs w:val="20"/>
                <w:rtl/>
              </w:rPr>
            </w:pPr>
            <w:r>
              <w:rPr>
                <w:b/>
                <w:bCs/>
                <w:sz w:val="20"/>
                <w:szCs w:val="20"/>
                <w:rtl/>
              </w:rPr>
              <w:t>4-8 احترام القوانين والأنظمة الإسبانية</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44"/>
              <w:gridCol w:w="5345"/>
            </w:tblGrid>
            <w:tr w:rsidR="00C8191F" w:rsidRPr="00633922" w14:paraId="08402A21" w14:textId="77777777" w:rsidTr="007A06A4">
              <w:tc>
                <w:tcPr>
                  <w:tcW w:w="5344" w:type="dxa"/>
                </w:tcPr>
                <w:p w14:paraId="42545340" w14:textId="77777777" w:rsidR="00C8191F" w:rsidRPr="00633922" w:rsidRDefault="00C8191F" w:rsidP="009F255C">
                  <w:pPr>
                    <w:pStyle w:val="p3"/>
                    <w:bidi/>
                    <w:jc w:val="left"/>
                    <w:rPr>
                      <w:sz w:val="20"/>
                      <w:szCs w:val="20"/>
                      <w:rtl/>
                    </w:rPr>
                  </w:pPr>
                  <w:r>
                    <w:rPr>
                      <w:sz w:val="20"/>
                      <w:szCs w:val="20"/>
                      <w:rtl/>
                    </w:rPr>
                    <w:t>(أ) يقر العميل بوجوب التزامه الكامل بالقوانين الإسبانية طوال فترة إقامته، بما في ذلك الأنظمة الضريبية والتأمينية والإدارية.</w:t>
                  </w:r>
                </w:p>
              </w:tc>
              <w:tc>
                <w:tcPr>
                  <w:tcW w:w="5345" w:type="dxa"/>
                </w:tcPr>
                <w:p w14:paraId="380A8FEC" w14:textId="77777777" w:rsidR="00C8191F" w:rsidRPr="00633922" w:rsidRDefault="00C8191F" w:rsidP="009F255C">
                  <w:pPr>
                    <w:pStyle w:val="p3"/>
                    <w:bidi/>
                    <w:jc w:val="left"/>
                    <w:rPr>
                      <w:sz w:val="20"/>
                      <w:szCs w:val="20"/>
                      <w:rtl/>
                    </w:rPr>
                  </w:pPr>
                  <w:r>
                    <w:rPr>
                      <w:sz w:val="20"/>
                      <w:szCs w:val="20"/>
                      <w:rtl/>
                    </w:rPr>
                    <w:t>(ب) في حال ارتكابه لأي مخالفة تؤدي إلى سحب أو إلغاء الإقامة، لا تتحمل الشركة أي التزام أو تعويض.</w:t>
                  </w:r>
                </w:p>
              </w:tc>
            </w:tr>
          </w:tbl>
          <w:p w14:paraId="209CDBDA" w14:textId="77777777" w:rsidR="00A62CBE" w:rsidRPr="00633922" w:rsidRDefault="00A62CBE" w:rsidP="00C4112A">
            <w:pPr>
              <w:pStyle w:val="p1"/>
              <w:rPr>
                <w:sz w:val="20"/>
                <w:szCs w:val="20"/>
                <w:rtl/>
              </w:rPr>
            </w:pPr>
          </w:p>
          <w:p w14:paraId="3CAB05F3" w14:textId="77777777" w:rsidR="00A62CBE" w:rsidRPr="00633922" w:rsidRDefault="00A62CBE" w:rsidP="006543EF">
            <w:pPr>
              <w:pStyle w:val="p2"/>
              <w:bidi/>
              <w:jc w:val="center"/>
              <w:rPr>
                <w:b/>
                <w:bCs/>
                <w:sz w:val="20"/>
                <w:szCs w:val="20"/>
                <w:rtl/>
              </w:rPr>
            </w:pPr>
            <w:r>
              <w:rPr>
                <w:b/>
                <w:bCs/>
                <w:sz w:val="20"/>
                <w:szCs w:val="20"/>
                <w:rtl/>
              </w:rPr>
              <w:t>4-9 واجب التعاون وحسن النية</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44"/>
              <w:gridCol w:w="5345"/>
            </w:tblGrid>
            <w:tr w:rsidR="00C8191F" w:rsidRPr="00633922" w14:paraId="7C911FAC" w14:textId="77777777" w:rsidTr="007A06A4">
              <w:tc>
                <w:tcPr>
                  <w:tcW w:w="5344" w:type="dxa"/>
                </w:tcPr>
                <w:p w14:paraId="08100742" w14:textId="77777777" w:rsidR="00C8191F" w:rsidRPr="00633922" w:rsidRDefault="00C8191F" w:rsidP="009F255C">
                  <w:pPr>
                    <w:pStyle w:val="p3"/>
                    <w:bidi/>
                    <w:jc w:val="left"/>
                    <w:rPr>
                      <w:sz w:val="20"/>
                      <w:szCs w:val="20"/>
                      <w:rtl/>
                    </w:rPr>
                  </w:pPr>
                  <w:r>
                    <w:rPr>
                      <w:sz w:val="20"/>
                      <w:szCs w:val="20"/>
                      <w:rtl/>
                    </w:rPr>
                    <w:t>(أ) يلتزم العميل بالتعاون مع الشركة وتقديم جميع التوضيحات المطلوبة بدقة وفي الوقت المناسب.</w:t>
                  </w:r>
                </w:p>
              </w:tc>
              <w:tc>
                <w:tcPr>
                  <w:tcW w:w="5345" w:type="dxa"/>
                </w:tcPr>
                <w:p w14:paraId="69F3297E" w14:textId="77777777" w:rsidR="00C8191F" w:rsidRPr="00633922" w:rsidRDefault="00C8191F" w:rsidP="00C8191F">
                  <w:pPr>
                    <w:pStyle w:val="p3"/>
                    <w:bidi/>
                    <w:jc w:val="left"/>
                    <w:rPr>
                      <w:sz w:val="20"/>
                      <w:szCs w:val="20"/>
                      <w:rtl/>
                    </w:rPr>
                  </w:pPr>
                  <w:r>
                    <w:rPr>
                      <w:sz w:val="20"/>
                      <w:szCs w:val="20"/>
                      <w:rtl/>
                    </w:rPr>
                    <w:t>(ب) كما يتعهد بالتعامل بحسن نية واحترام الإجراءات القانونية المتبعة.</w:t>
                  </w:r>
                </w:p>
                <w:p w14:paraId="308BC1A8" w14:textId="77777777" w:rsidR="00C8191F" w:rsidRPr="00633922" w:rsidRDefault="00C8191F" w:rsidP="00C8191F">
                  <w:pPr>
                    <w:pStyle w:val="p2"/>
                    <w:bidi/>
                    <w:jc w:val="left"/>
                    <w:rPr>
                      <w:sz w:val="20"/>
                      <w:szCs w:val="20"/>
                      <w:rtl/>
                    </w:rPr>
                  </w:pPr>
                </w:p>
              </w:tc>
            </w:tr>
            <w:tr w:rsidR="00C8191F" w:rsidRPr="00633922" w14:paraId="75249B99" w14:textId="77777777" w:rsidTr="007A06A4">
              <w:tc>
                <w:tcPr>
                  <w:tcW w:w="5344" w:type="dxa"/>
                </w:tcPr>
                <w:p w14:paraId="6678FAEC" w14:textId="77777777" w:rsidR="00C8191F" w:rsidRPr="00633922" w:rsidRDefault="00C8191F" w:rsidP="009F255C">
                  <w:pPr>
                    <w:pStyle w:val="p3"/>
                    <w:bidi/>
                    <w:jc w:val="left"/>
                    <w:rPr>
                      <w:rFonts w:ascii="Times New Roman" w:hAnsi="Times New Roman"/>
                      <w:sz w:val="20"/>
                      <w:szCs w:val="20"/>
                      <w:rtl/>
                    </w:rPr>
                  </w:pPr>
                  <w:r>
                    <w:rPr>
                      <w:sz w:val="20"/>
                      <w:szCs w:val="20"/>
                      <w:rtl/>
                    </w:rPr>
                    <w:t>(ج) أي سلوك من شأنه عرقلة تنفيذ الخدمات أو الإساءة إلى سمعة الشركة يمنحها الحق في إنهاء العقد فورًا مع الاحتفاظ بحقها في المطالبة بالتعويض</w:t>
                  </w:r>
                  <w:r>
                    <w:rPr>
                      <w:rFonts w:ascii="Times New Roman" w:hAnsi="Times New Roman"/>
                      <w:sz w:val="20"/>
                      <w:szCs w:val="20"/>
                      <w:rtl/>
                    </w:rPr>
                    <w:t>.</w:t>
                  </w:r>
                </w:p>
              </w:tc>
              <w:tc>
                <w:tcPr>
                  <w:tcW w:w="5345" w:type="dxa"/>
                </w:tcPr>
                <w:p w14:paraId="4A3F3016" w14:textId="77777777" w:rsidR="00C8191F" w:rsidRPr="00633922" w:rsidRDefault="00C8191F" w:rsidP="00C8191F">
                  <w:pPr>
                    <w:pStyle w:val="p3"/>
                    <w:bidi/>
                    <w:jc w:val="left"/>
                    <w:rPr>
                      <w:sz w:val="20"/>
                      <w:szCs w:val="20"/>
                      <w:rtl/>
                    </w:rPr>
                  </w:pPr>
                </w:p>
              </w:tc>
            </w:tr>
          </w:tbl>
          <w:p w14:paraId="18723418" w14:textId="77777777" w:rsidR="00316F43" w:rsidRPr="00633922" w:rsidRDefault="00316F43" w:rsidP="00C8191F">
            <w:pPr>
              <w:bidi/>
              <w:spacing w:line="360" w:lineRule="auto"/>
              <w:jc w:val="center"/>
              <w:rPr>
                <w:rFonts w:cstheme="minorHAnsi"/>
                <w:b/>
                <w:bCs/>
                <w:sz w:val="20"/>
                <w:szCs w:val="20"/>
                <w:u w:val="single"/>
                <w:rtl/>
              </w:rPr>
            </w:pPr>
            <w:r>
              <w:rPr>
                <w:rFonts w:cstheme="minorHAnsi"/>
                <w:b/>
                <w:bCs/>
                <w:sz w:val="20"/>
                <w:szCs w:val="20"/>
                <w:u w:val="single"/>
                <w:rtl/>
              </w:rPr>
              <w:t>المادة (5) – المدة</w:t>
            </w:r>
          </w:p>
          <w:p w14:paraId="70454BC4" w14:textId="77777777" w:rsidR="00A62CBE" w:rsidRPr="00633922" w:rsidRDefault="00A62CBE" w:rsidP="006543EF">
            <w:pPr>
              <w:pStyle w:val="p1"/>
              <w:bidi/>
              <w:jc w:val="center"/>
              <w:rPr>
                <w:b/>
                <w:bCs/>
                <w:sz w:val="20"/>
                <w:szCs w:val="20"/>
                <w:rtl/>
              </w:rPr>
            </w:pPr>
            <w:r>
              <w:rPr>
                <w:b/>
                <w:bCs/>
                <w:sz w:val="20"/>
                <w:szCs w:val="20"/>
                <w:rtl/>
              </w:rPr>
              <w:t>5-1 مدة العقد وبدايته</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44"/>
              <w:gridCol w:w="5345"/>
            </w:tblGrid>
            <w:tr w:rsidR="00C8191F" w:rsidRPr="00633922" w14:paraId="64178731" w14:textId="77777777" w:rsidTr="007A06A4">
              <w:tc>
                <w:tcPr>
                  <w:tcW w:w="5344" w:type="dxa"/>
                </w:tcPr>
                <w:p w14:paraId="2D78903F" w14:textId="77777777" w:rsidR="00C8191F" w:rsidRPr="00633922" w:rsidRDefault="00C8191F" w:rsidP="009F255C">
                  <w:pPr>
                    <w:pStyle w:val="p2"/>
                    <w:bidi/>
                    <w:jc w:val="left"/>
                    <w:rPr>
                      <w:sz w:val="20"/>
                      <w:szCs w:val="20"/>
                      <w:rtl/>
                    </w:rPr>
                  </w:pPr>
                  <w:r>
                    <w:rPr>
                      <w:sz w:val="20"/>
                      <w:szCs w:val="20"/>
                      <w:rtl/>
                    </w:rPr>
                    <w:t xml:space="preserve">(أ) تبدأ مدة هذا العقد اعتبارًا من </w:t>
                  </w:r>
                  <w:r>
                    <w:rPr>
                      <w:rStyle w:val="s1"/>
                      <w:b/>
                      <w:bCs/>
                      <w:sz w:val="20"/>
                      <w:szCs w:val="20"/>
                      <w:rtl/>
                    </w:rPr>
                    <w:t>تاريخ توقيعه من الطرفين</w:t>
                  </w:r>
                  <w:r>
                    <w:rPr>
                      <w:sz w:val="20"/>
                      <w:szCs w:val="20"/>
                      <w:rtl/>
                    </w:rPr>
                    <w:t xml:space="preserve"> وتستمر لمدة </w:t>
                  </w:r>
                  <w:r>
                    <w:rPr>
                      <w:rStyle w:val="s1"/>
                      <w:b/>
                      <w:bCs/>
                      <w:sz w:val="20"/>
                      <w:szCs w:val="20"/>
                      <w:rtl/>
                    </w:rPr>
                    <w:t>سنة ميلادية كاملة (12 شهرًا)</w:t>
                  </w:r>
                  <w:r>
                    <w:rPr>
                      <w:sz w:val="20"/>
                      <w:szCs w:val="20"/>
                      <w:rtl/>
                    </w:rPr>
                    <w:t>، ما لم يتم إنهاؤه قبل ذلك وفقًا لأحكام هذا العقد.</w:t>
                  </w:r>
                </w:p>
              </w:tc>
              <w:tc>
                <w:tcPr>
                  <w:tcW w:w="5345" w:type="dxa"/>
                </w:tcPr>
                <w:p w14:paraId="054285E6" w14:textId="77777777" w:rsidR="00C8191F" w:rsidRPr="00633922" w:rsidRDefault="00C8191F" w:rsidP="009F255C">
                  <w:pPr>
                    <w:pStyle w:val="p2"/>
                    <w:bidi/>
                    <w:jc w:val="left"/>
                    <w:rPr>
                      <w:sz w:val="20"/>
                      <w:szCs w:val="20"/>
                      <w:rtl/>
                    </w:rPr>
                  </w:pPr>
                  <w:r>
                    <w:rPr>
                      <w:sz w:val="20"/>
                      <w:szCs w:val="20"/>
                      <w:rtl/>
                    </w:rPr>
                    <w:t>(ب) يجوز تجديد العقد تلقائيًا أو باتفاق كتابي بين الطرفين لمدة أو مدد مماثلة، إذا استمر العميل في تلقي الخدمات أو طلب متابعة مراحل إضافية بعد انتهاء المدة الأولى.</w:t>
                  </w:r>
                </w:p>
              </w:tc>
            </w:tr>
            <w:tr w:rsidR="00C8191F" w:rsidRPr="00633922" w14:paraId="298B95F8" w14:textId="77777777" w:rsidTr="007A06A4">
              <w:tc>
                <w:tcPr>
                  <w:tcW w:w="5344" w:type="dxa"/>
                </w:tcPr>
                <w:p w14:paraId="75AA5D4E" w14:textId="77777777" w:rsidR="00C8191F" w:rsidRPr="00633922" w:rsidRDefault="00C8191F" w:rsidP="009F255C">
                  <w:pPr>
                    <w:pStyle w:val="p2"/>
                    <w:bidi/>
                    <w:jc w:val="left"/>
                    <w:rPr>
                      <w:sz w:val="20"/>
                      <w:szCs w:val="20"/>
                      <w:rtl/>
                    </w:rPr>
                  </w:pPr>
                  <w:r>
                    <w:rPr>
                      <w:sz w:val="20"/>
                      <w:szCs w:val="20"/>
                      <w:rtl/>
                    </w:rPr>
                    <w:t xml:space="preserve">(ج) يُعد أي استمرار فعلي في تقديم الخدمات أو التواصل بعد انقضاء المدة دون اعتراض كتابي من أي طرف بمثابة </w:t>
                  </w:r>
                  <w:r>
                    <w:rPr>
                      <w:rStyle w:val="s1"/>
                      <w:b/>
                      <w:bCs/>
                      <w:sz w:val="20"/>
                      <w:szCs w:val="20"/>
                      <w:rtl/>
                    </w:rPr>
                    <w:t>تجديد ضمني</w:t>
                  </w:r>
                  <w:r>
                    <w:rPr>
                      <w:sz w:val="20"/>
                      <w:szCs w:val="20"/>
                      <w:rtl/>
                    </w:rPr>
                    <w:t xml:space="preserve"> لذات الشروط والأحكام، دون الحاجة لتوقيع جديد.</w:t>
                  </w:r>
                </w:p>
              </w:tc>
              <w:tc>
                <w:tcPr>
                  <w:tcW w:w="5345" w:type="dxa"/>
                </w:tcPr>
                <w:p w14:paraId="23CA78DE" w14:textId="77777777" w:rsidR="00C8191F" w:rsidRPr="00633922" w:rsidRDefault="00C8191F" w:rsidP="00C8191F">
                  <w:pPr>
                    <w:pStyle w:val="p2"/>
                    <w:bidi/>
                    <w:jc w:val="left"/>
                    <w:rPr>
                      <w:sz w:val="20"/>
                      <w:szCs w:val="20"/>
                      <w:rtl/>
                    </w:rPr>
                  </w:pPr>
                </w:p>
              </w:tc>
            </w:tr>
          </w:tbl>
          <w:p w14:paraId="6B052335" w14:textId="77777777" w:rsidR="00C4112A" w:rsidRPr="00633922" w:rsidRDefault="00C4112A" w:rsidP="00C4112A">
            <w:pPr>
              <w:pStyle w:val="p2"/>
              <w:bidi/>
              <w:jc w:val="left"/>
              <w:rPr>
                <w:sz w:val="20"/>
                <w:szCs w:val="20"/>
                <w:rtl/>
              </w:rPr>
            </w:pPr>
          </w:p>
          <w:p w14:paraId="3F249979" w14:textId="77777777" w:rsidR="00A62CBE" w:rsidRPr="00633922" w:rsidRDefault="00A62CBE" w:rsidP="006543EF">
            <w:pPr>
              <w:pStyle w:val="p1"/>
              <w:bidi/>
              <w:jc w:val="center"/>
              <w:rPr>
                <w:b/>
                <w:bCs/>
                <w:sz w:val="20"/>
                <w:szCs w:val="20"/>
                <w:rtl/>
              </w:rPr>
            </w:pPr>
            <w:r>
              <w:rPr>
                <w:b/>
                <w:bCs/>
                <w:sz w:val="20"/>
                <w:szCs w:val="20"/>
                <w:rtl/>
              </w:rPr>
              <w:t>5-2 مدة إنجاز الخدمة</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44"/>
              <w:gridCol w:w="5345"/>
            </w:tblGrid>
            <w:tr w:rsidR="00C8191F" w:rsidRPr="00633922" w14:paraId="6496AF39" w14:textId="77777777" w:rsidTr="007A06A4">
              <w:tc>
                <w:tcPr>
                  <w:tcW w:w="5344" w:type="dxa"/>
                </w:tcPr>
                <w:p w14:paraId="7A207C1D" w14:textId="77777777" w:rsidR="00C8191F" w:rsidRPr="00633922" w:rsidRDefault="00C8191F" w:rsidP="009F255C">
                  <w:pPr>
                    <w:pStyle w:val="p2"/>
                    <w:bidi/>
                    <w:jc w:val="left"/>
                    <w:rPr>
                      <w:sz w:val="20"/>
                      <w:szCs w:val="20"/>
                      <w:rtl/>
                    </w:rPr>
                  </w:pPr>
                  <w:r>
                    <w:rPr>
                      <w:sz w:val="20"/>
                      <w:szCs w:val="20"/>
                      <w:rtl/>
                    </w:rPr>
                    <w:t xml:space="preserve">(أ) تلتزم الشركة ببذل </w:t>
                  </w:r>
                  <w:r>
                    <w:rPr>
                      <w:rStyle w:val="s1"/>
                      <w:b/>
                      <w:bCs/>
                      <w:sz w:val="20"/>
                      <w:szCs w:val="20"/>
                      <w:rtl/>
                    </w:rPr>
                    <w:t>العناية المهنية الواجبة</w:t>
                  </w:r>
                  <w:r>
                    <w:rPr>
                      <w:sz w:val="20"/>
                      <w:szCs w:val="20"/>
                      <w:rtl/>
                    </w:rPr>
                    <w:t xml:space="preserve"> لإنهاء إجراءات الإقامة الإسبانية ضمن برنامج </w:t>
                  </w:r>
                  <w:r>
                    <w:rPr>
                      <w:rStyle w:val="s1"/>
                      <w:b/>
                      <w:bCs/>
                      <w:sz w:val="20"/>
                      <w:szCs w:val="20"/>
                    </w:rPr>
                    <w:t>Digital Nomad</w:t>
                  </w:r>
                  <w:r>
                    <w:rPr>
                      <w:sz w:val="20"/>
                      <w:szCs w:val="20"/>
                      <w:rtl/>
                    </w:rPr>
                    <w:t xml:space="preserve"> في المدد التقديرية المعلنة من السلطات الإسبانية.</w:t>
                  </w:r>
                </w:p>
              </w:tc>
              <w:tc>
                <w:tcPr>
                  <w:tcW w:w="5345" w:type="dxa"/>
                </w:tcPr>
                <w:p w14:paraId="4B46577A" w14:textId="77777777" w:rsidR="00C8191F" w:rsidRPr="00633922" w:rsidRDefault="00C8191F" w:rsidP="009F255C">
                  <w:pPr>
                    <w:pStyle w:val="p2"/>
                    <w:bidi/>
                    <w:jc w:val="left"/>
                    <w:rPr>
                      <w:sz w:val="20"/>
                      <w:szCs w:val="20"/>
                      <w:rtl/>
                    </w:rPr>
                  </w:pPr>
                  <w:r>
                    <w:rPr>
                      <w:sz w:val="20"/>
                      <w:szCs w:val="20"/>
                      <w:rtl/>
                    </w:rPr>
                    <w:t xml:space="preserve">(ب) المدة المتوقعة لإنجاز الخدمة من تاريخ تقديم الطلب الرسمي إلى الحكومة الإسبانية تتراوح بين </w:t>
                  </w:r>
                  <w:r>
                    <w:rPr>
                      <w:rStyle w:val="s1"/>
                      <w:rFonts w:hint="cs"/>
                      <w:b/>
                      <w:bCs/>
                      <w:sz w:val="20"/>
                      <w:szCs w:val="20"/>
                      <w:rtl/>
                    </w:rPr>
                    <w:t>٣٠</w:t>
                  </w:r>
                  <w:r>
                    <w:rPr>
                      <w:rStyle w:val="s1"/>
                      <w:b/>
                      <w:bCs/>
                      <w:sz w:val="20"/>
                      <w:szCs w:val="20"/>
                      <w:rtl/>
                    </w:rPr>
                    <w:t xml:space="preserve"> إلى </w:t>
                  </w:r>
                  <w:r>
                    <w:rPr>
                      <w:rStyle w:val="s1"/>
                      <w:rFonts w:hint="cs"/>
                      <w:b/>
                      <w:bCs/>
                      <w:sz w:val="20"/>
                      <w:szCs w:val="20"/>
                      <w:rtl/>
                    </w:rPr>
                    <w:t xml:space="preserve">٦٠ </w:t>
                  </w:r>
                  <w:r>
                    <w:rPr>
                      <w:rStyle w:val="s1"/>
                      <w:b/>
                      <w:bCs/>
                      <w:sz w:val="20"/>
                      <w:szCs w:val="20"/>
                      <w:rtl/>
                    </w:rPr>
                    <w:t>يوم عمل</w:t>
                  </w:r>
                  <w:r>
                    <w:rPr>
                      <w:sz w:val="20"/>
                      <w:szCs w:val="20"/>
                      <w:rtl/>
                    </w:rPr>
                    <w:t xml:space="preserve"> تقريبًا، وفق ظروف العمل الحكومي والملفات.</w:t>
                  </w:r>
                </w:p>
              </w:tc>
            </w:tr>
            <w:tr w:rsidR="00C8191F" w:rsidRPr="00633922" w14:paraId="003FAFB1" w14:textId="77777777" w:rsidTr="007A06A4">
              <w:tc>
                <w:tcPr>
                  <w:tcW w:w="5344" w:type="dxa"/>
                </w:tcPr>
                <w:p w14:paraId="03CCF7A0" w14:textId="77777777" w:rsidR="00C8191F" w:rsidRPr="00633922" w:rsidRDefault="00C8191F" w:rsidP="009F255C">
                  <w:pPr>
                    <w:pStyle w:val="p2"/>
                    <w:bidi/>
                    <w:jc w:val="left"/>
                    <w:rPr>
                      <w:sz w:val="20"/>
                      <w:szCs w:val="20"/>
                      <w:rtl/>
                    </w:rPr>
                  </w:pPr>
                  <w:r>
                    <w:rPr>
                      <w:sz w:val="20"/>
                      <w:szCs w:val="20"/>
                      <w:rtl/>
                    </w:rPr>
                    <w:t xml:space="preserve">(ج) يقر الطرف الثاني بأن هذه المدة </w:t>
                  </w:r>
                  <w:r>
                    <w:rPr>
                      <w:rStyle w:val="s1"/>
                      <w:b/>
                      <w:bCs/>
                      <w:sz w:val="20"/>
                      <w:szCs w:val="20"/>
                      <w:rtl/>
                    </w:rPr>
                    <w:t>تقديرية إرشادية فقط</w:t>
                  </w:r>
                  <w:r>
                    <w:rPr>
                      <w:sz w:val="20"/>
                      <w:szCs w:val="20"/>
                      <w:rtl/>
                    </w:rPr>
                    <w:t>، ولا تمثل التزامًا قطعياً على الشركة أو ضمانًا حكوميًا بمدة محددة.</w:t>
                  </w:r>
                </w:p>
              </w:tc>
              <w:tc>
                <w:tcPr>
                  <w:tcW w:w="5345" w:type="dxa"/>
                </w:tcPr>
                <w:p w14:paraId="69446766" w14:textId="77777777" w:rsidR="00C8191F" w:rsidRPr="00633922" w:rsidRDefault="00C8191F" w:rsidP="00C8191F">
                  <w:pPr>
                    <w:pStyle w:val="p2"/>
                    <w:bidi/>
                    <w:jc w:val="left"/>
                    <w:rPr>
                      <w:sz w:val="20"/>
                      <w:szCs w:val="20"/>
                      <w:rtl/>
                    </w:rPr>
                  </w:pPr>
                </w:p>
              </w:tc>
            </w:tr>
          </w:tbl>
          <w:p w14:paraId="2643C18A" w14:textId="77777777" w:rsidR="00C4112A" w:rsidRPr="00633922" w:rsidRDefault="00C4112A" w:rsidP="00C4112A">
            <w:pPr>
              <w:pStyle w:val="p2"/>
              <w:bidi/>
              <w:jc w:val="left"/>
              <w:rPr>
                <w:sz w:val="20"/>
                <w:szCs w:val="20"/>
                <w:rtl/>
              </w:rPr>
            </w:pPr>
          </w:p>
          <w:p w14:paraId="1064935E" w14:textId="77777777" w:rsidR="00A62CBE" w:rsidRPr="00633922" w:rsidRDefault="00A62CBE" w:rsidP="006543EF">
            <w:pPr>
              <w:pStyle w:val="p1"/>
              <w:bidi/>
              <w:jc w:val="center"/>
              <w:rPr>
                <w:b/>
                <w:bCs/>
                <w:sz w:val="20"/>
                <w:szCs w:val="20"/>
                <w:rtl/>
              </w:rPr>
            </w:pPr>
            <w:r>
              <w:rPr>
                <w:b/>
                <w:bCs/>
                <w:sz w:val="20"/>
                <w:szCs w:val="20"/>
                <w:rtl/>
              </w:rPr>
              <w:t>5-3 حالات التمديد أو التأخير</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44"/>
              <w:gridCol w:w="5345"/>
            </w:tblGrid>
            <w:tr w:rsidR="00C8191F" w:rsidRPr="00633922" w14:paraId="5815A033" w14:textId="77777777" w:rsidTr="007A06A4">
              <w:tc>
                <w:tcPr>
                  <w:tcW w:w="5344" w:type="dxa"/>
                </w:tcPr>
                <w:p w14:paraId="7D7642E7" w14:textId="77777777" w:rsidR="00C8191F" w:rsidRPr="00633922" w:rsidRDefault="00C8191F" w:rsidP="009F255C">
                  <w:pPr>
                    <w:pStyle w:val="p2"/>
                    <w:bidi/>
                    <w:jc w:val="left"/>
                    <w:rPr>
                      <w:sz w:val="20"/>
                      <w:szCs w:val="20"/>
                      <w:rtl/>
                    </w:rPr>
                  </w:pPr>
                  <w:r>
                    <w:rPr>
                      <w:sz w:val="20"/>
                      <w:szCs w:val="20"/>
                      <w:rtl/>
                    </w:rPr>
                    <w:t>(أ) في حال حدوث تأخير في الإجراءات الحكومية نتيجة لأي من الأسباب التالية: (تغييرات تشريعية – زيادة الضغط على الإدارات الحكومية – نقص مستندات من العميل – مواعيد التأشيرات – ظروف قوة قاهرة)، لا يُعد ذلك إخلالاً من الشركة بالتزاماتها.</w:t>
                  </w:r>
                </w:p>
              </w:tc>
              <w:tc>
                <w:tcPr>
                  <w:tcW w:w="5345" w:type="dxa"/>
                </w:tcPr>
                <w:p w14:paraId="3CF19C3E" w14:textId="77777777" w:rsidR="00C8191F" w:rsidRPr="00633922" w:rsidRDefault="00C8191F" w:rsidP="00C8191F">
                  <w:pPr>
                    <w:pStyle w:val="p2"/>
                    <w:bidi/>
                    <w:jc w:val="left"/>
                    <w:rPr>
                      <w:sz w:val="20"/>
                      <w:szCs w:val="20"/>
                      <w:rtl/>
                    </w:rPr>
                  </w:pPr>
                  <w:r>
                    <w:rPr>
                      <w:sz w:val="20"/>
                      <w:szCs w:val="20"/>
                      <w:rtl/>
                    </w:rPr>
                    <w:t>(ب) يجوز للشركة تمديد فترة تنفيذ الخدمة بما يتناسب مع المدة التي يستغرقها استكمال الإجراءات الحكومية دون مسؤولية أو تعويض.</w:t>
                  </w:r>
                </w:p>
                <w:p w14:paraId="1C03C7D3" w14:textId="77777777" w:rsidR="00C8191F" w:rsidRPr="00633922" w:rsidRDefault="00C8191F" w:rsidP="00C8191F">
                  <w:pPr>
                    <w:pStyle w:val="p1"/>
                    <w:bidi/>
                    <w:jc w:val="both"/>
                    <w:rPr>
                      <w:sz w:val="20"/>
                      <w:szCs w:val="20"/>
                      <w:rtl/>
                    </w:rPr>
                  </w:pPr>
                </w:p>
              </w:tc>
            </w:tr>
            <w:tr w:rsidR="00C8191F" w:rsidRPr="00633922" w14:paraId="18945BD9" w14:textId="77777777" w:rsidTr="007A06A4">
              <w:tc>
                <w:tcPr>
                  <w:tcW w:w="5344" w:type="dxa"/>
                </w:tcPr>
                <w:p w14:paraId="50AFA75B" w14:textId="77777777" w:rsidR="00C8191F" w:rsidRPr="00633922" w:rsidRDefault="00C8191F" w:rsidP="009F255C">
                  <w:pPr>
                    <w:pStyle w:val="p2"/>
                    <w:bidi/>
                    <w:jc w:val="left"/>
                    <w:rPr>
                      <w:sz w:val="20"/>
                      <w:szCs w:val="20"/>
                    </w:rPr>
                  </w:pPr>
                  <w:r>
                    <w:rPr>
                      <w:sz w:val="20"/>
                      <w:szCs w:val="20"/>
                      <w:rtl/>
                    </w:rPr>
                    <w:t>(ج) يلتزم العميل بالتعاون الكامل خلال فترة التمديد وتقديم أي مستندات أو بيانات إضافية تطلبها السلطات الإسبانية.</w:t>
                  </w:r>
                </w:p>
                <w:p w14:paraId="7DB43E4C" w14:textId="77777777" w:rsidR="006543EF" w:rsidRPr="00633922" w:rsidRDefault="006543EF" w:rsidP="006543EF">
                  <w:pPr>
                    <w:pStyle w:val="p2"/>
                    <w:bidi/>
                    <w:jc w:val="left"/>
                    <w:rPr>
                      <w:sz w:val="20"/>
                      <w:szCs w:val="20"/>
                      <w:rtl/>
                    </w:rPr>
                  </w:pPr>
                </w:p>
              </w:tc>
              <w:tc>
                <w:tcPr>
                  <w:tcW w:w="5345" w:type="dxa"/>
                </w:tcPr>
                <w:p w14:paraId="06C6ED90" w14:textId="77777777" w:rsidR="00C8191F" w:rsidRPr="00633922" w:rsidRDefault="00C8191F" w:rsidP="00C8191F">
                  <w:pPr>
                    <w:pStyle w:val="p2"/>
                    <w:bidi/>
                    <w:jc w:val="left"/>
                    <w:rPr>
                      <w:sz w:val="20"/>
                      <w:szCs w:val="20"/>
                      <w:rtl/>
                    </w:rPr>
                  </w:pPr>
                </w:p>
              </w:tc>
            </w:tr>
          </w:tbl>
          <w:p w14:paraId="0E943F98" w14:textId="77777777" w:rsidR="00A62CBE" w:rsidRPr="00633922" w:rsidRDefault="00A62CBE" w:rsidP="006543EF">
            <w:pPr>
              <w:pStyle w:val="p1"/>
              <w:bidi/>
              <w:jc w:val="center"/>
              <w:rPr>
                <w:b/>
                <w:bCs/>
                <w:sz w:val="20"/>
                <w:szCs w:val="20"/>
                <w:rtl/>
              </w:rPr>
            </w:pPr>
            <w:r>
              <w:rPr>
                <w:b/>
                <w:bCs/>
                <w:sz w:val="20"/>
                <w:szCs w:val="20"/>
                <w:rtl/>
              </w:rPr>
              <w:t>5-4 انتهاء العقد</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44"/>
              <w:gridCol w:w="5345"/>
            </w:tblGrid>
            <w:tr w:rsidR="009F255C" w:rsidRPr="00633922" w14:paraId="0CEFDF21" w14:textId="77777777" w:rsidTr="001875C7">
              <w:tc>
                <w:tcPr>
                  <w:tcW w:w="5344" w:type="dxa"/>
                </w:tcPr>
                <w:p w14:paraId="685860B1" w14:textId="77777777" w:rsidR="009F255C" w:rsidRPr="00633922" w:rsidRDefault="009F255C" w:rsidP="009F255C">
                  <w:pPr>
                    <w:pStyle w:val="p1"/>
                    <w:bidi/>
                    <w:jc w:val="both"/>
                    <w:rPr>
                      <w:sz w:val="20"/>
                      <w:szCs w:val="20"/>
                      <w:rtl/>
                    </w:rPr>
                  </w:pPr>
                  <w:r>
                    <w:rPr>
                      <w:rFonts w:hint="cs"/>
                      <w:sz w:val="20"/>
                      <w:szCs w:val="20"/>
                      <w:rtl/>
                    </w:rPr>
                    <w:t>(ا)</w:t>
                  </w:r>
                  <w:r>
                    <w:rPr>
                      <w:sz w:val="20"/>
                      <w:szCs w:val="20"/>
                      <w:rtl/>
                    </w:rPr>
                    <w:t>ينتهي العقد تلقائيًا في الحالات الآتية</w:t>
                  </w:r>
                </w:p>
                <w:p w14:paraId="2182422A" w14:textId="77777777" w:rsidR="009F255C" w:rsidRPr="00633922" w:rsidRDefault="009F255C" w:rsidP="009F255C">
                  <w:pPr>
                    <w:pStyle w:val="p1"/>
                    <w:bidi/>
                    <w:jc w:val="both"/>
                    <w:rPr>
                      <w:sz w:val="20"/>
                      <w:szCs w:val="20"/>
                      <w:rtl/>
                    </w:rPr>
                  </w:pPr>
                  <w:r>
                    <w:rPr>
                      <w:rFonts w:hint="cs"/>
                      <w:sz w:val="20"/>
                      <w:szCs w:val="20"/>
                      <w:rtl/>
                    </w:rPr>
                    <w:t>١-</w:t>
                  </w:r>
                  <w:r>
                    <w:rPr>
                      <w:sz w:val="20"/>
                      <w:szCs w:val="20"/>
                      <w:rtl/>
                    </w:rPr>
                    <w:t>استكمال جميع مراحل الخدمة وحصول العميل على الإقامة الإسبانية.</w:t>
                  </w:r>
                </w:p>
                <w:p w14:paraId="1D311343" w14:textId="77777777" w:rsidR="009F255C" w:rsidRPr="00633922" w:rsidRDefault="009F255C" w:rsidP="009F255C">
                  <w:pPr>
                    <w:pStyle w:val="p1"/>
                    <w:bidi/>
                    <w:jc w:val="both"/>
                    <w:rPr>
                      <w:sz w:val="20"/>
                      <w:szCs w:val="20"/>
                      <w:rtl/>
                    </w:rPr>
                  </w:pPr>
                  <w:r>
                    <w:rPr>
                      <w:rFonts w:hint="cs"/>
                      <w:sz w:val="20"/>
                      <w:szCs w:val="20"/>
                      <w:rtl/>
                    </w:rPr>
                    <w:t>٢-</w:t>
                  </w:r>
                  <w:r>
                    <w:rPr>
                      <w:sz w:val="20"/>
                      <w:szCs w:val="20"/>
                      <w:rtl/>
                    </w:rPr>
                    <w:t>انقضاء مدة العقد دون طلب تجديد</w:t>
                  </w:r>
                </w:p>
                <w:p w14:paraId="7EBCA82F" w14:textId="77777777" w:rsidR="00C74D8C" w:rsidRPr="00633922" w:rsidRDefault="009F255C" w:rsidP="00633922">
                  <w:pPr>
                    <w:pStyle w:val="p1"/>
                    <w:bidi/>
                    <w:jc w:val="both"/>
                    <w:rPr>
                      <w:sz w:val="20"/>
                      <w:szCs w:val="20"/>
                      <w:rtl/>
                    </w:rPr>
                  </w:pPr>
                  <w:r>
                    <w:rPr>
                      <w:rFonts w:hint="cs"/>
                      <w:sz w:val="20"/>
                      <w:szCs w:val="20"/>
                      <w:rtl/>
                    </w:rPr>
                    <w:t>٣-</w:t>
                  </w:r>
                  <w:r>
                    <w:rPr>
                      <w:sz w:val="20"/>
                      <w:szCs w:val="20"/>
                      <w:rtl/>
                    </w:rPr>
                    <w:t xml:space="preserve"> فسخ العقد أو إنهاؤه طبقًا لأحكام المواد اللاحقة</w:t>
                  </w:r>
                </w:p>
              </w:tc>
              <w:tc>
                <w:tcPr>
                  <w:tcW w:w="5345" w:type="dxa"/>
                </w:tcPr>
                <w:p w14:paraId="268D11C8" w14:textId="77777777" w:rsidR="009F255C" w:rsidRPr="00633922" w:rsidRDefault="009F255C" w:rsidP="009F255C">
                  <w:pPr>
                    <w:pStyle w:val="p1"/>
                    <w:bidi/>
                    <w:ind w:left="38"/>
                    <w:jc w:val="both"/>
                    <w:rPr>
                      <w:sz w:val="20"/>
                      <w:szCs w:val="20"/>
                      <w:rtl/>
                    </w:rPr>
                  </w:pPr>
                  <w:r>
                    <w:rPr>
                      <w:sz w:val="20"/>
                      <w:szCs w:val="20"/>
                      <w:rtl/>
                    </w:rPr>
                    <w:t>(ب) لا يعني انتهاء العقد سقوط أي التزامات مالية أو قانونية ترتبت خلال سريانه.</w:t>
                  </w:r>
                </w:p>
              </w:tc>
            </w:tr>
          </w:tbl>
          <w:p w14:paraId="694FB4AD" w14:textId="77777777" w:rsidR="00C4112A" w:rsidRPr="00633922" w:rsidRDefault="00C4112A" w:rsidP="00C4112A">
            <w:pPr>
              <w:pStyle w:val="p1"/>
              <w:bidi/>
              <w:ind w:left="720"/>
              <w:jc w:val="both"/>
              <w:rPr>
                <w:sz w:val="20"/>
                <w:szCs w:val="20"/>
                <w:rtl/>
              </w:rPr>
            </w:pPr>
          </w:p>
          <w:p w14:paraId="31D339D3" w14:textId="77777777" w:rsidR="00A62CBE" w:rsidRPr="00633922" w:rsidRDefault="00A62CBE" w:rsidP="006543EF">
            <w:pPr>
              <w:pStyle w:val="p1"/>
              <w:bidi/>
              <w:jc w:val="center"/>
              <w:rPr>
                <w:b/>
                <w:bCs/>
                <w:sz w:val="20"/>
                <w:szCs w:val="20"/>
                <w:rtl/>
              </w:rPr>
            </w:pPr>
            <w:r>
              <w:rPr>
                <w:b/>
                <w:bCs/>
                <w:sz w:val="20"/>
                <w:szCs w:val="20"/>
                <w:rtl/>
              </w:rPr>
              <w:t>5-5 أثر انتهاء العقد</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44"/>
              <w:gridCol w:w="5345"/>
            </w:tblGrid>
            <w:tr w:rsidR="00C8191F" w:rsidRPr="00633922" w14:paraId="51EDD9FF" w14:textId="77777777" w:rsidTr="001875C7">
              <w:tc>
                <w:tcPr>
                  <w:tcW w:w="5344" w:type="dxa"/>
                </w:tcPr>
                <w:p w14:paraId="0F5E197D" w14:textId="77777777" w:rsidR="00C8191F" w:rsidRPr="00633922" w:rsidRDefault="00C8191F" w:rsidP="009F255C">
                  <w:pPr>
                    <w:pStyle w:val="p2"/>
                    <w:bidi/>
                    <w:jc w:val="left"/>
                    <w:rPr>
                      <w:sz w:val="20"/>
                      <w:szCs w:val="20"/>
                      <w:rtl/>
                    </w:rPr>
                  </w:pPr>
                  <w:r>
                    <w:rPr>
                      <w:sz w:val="20"/>
                      <w:szCs w:val="20"/>
                      <w:rtl/>
                    </w:rPr>
                    <w:t xml:space="preserve">(أ) بعد انتهاء العقد، تلتزم الشركة بتسليم جميع المستندات الأصلية المتبقية </w:t>
                  </w:r>
                  <w:r>
                    <w:rPr>
                      <w:rFonts w:hint="cs"/>
                      <w:sz w:val="20"/>
                      <w:szCs w:val="20"/>
                      <w:rtl/>
                    </w:rPr>
                    <w:t>لديها</w:t>
                  </w:r>
                  <w:r>
                    <w:rPr>
                      <w:sz w:val="20"/>
                      <w:szCs w:val="20"/>
                      <w:rtl/>
                    </w:rPr>
                    <w:t xml:space="preserve"> إلى العميل بناءً على طلبه المكتوب.</w:t>
                  </w:r>
                </w:p>
              </w:tc>
              <w:tc>
                <w:tcPr>
                  <w:tcW w:w="5345" w:type="dxa"/>
                </w:tcPr>
                <w:p w14:paraId="28048EFA" w14:textId="77777777" w:rsidR="00C8191F" w:rsidRPr="00633922" w:rsidRDefault="00C8191F" w:rsidP="009F255C">
                  <w:pPr>
                    <w:pStyle w:val="p2"/>
                    <w:bidi/>
                    <w:jc w:val="left"/>
                    <w:rPr>
                      <w:sz w:val="20"/>
                      <w:szCs w:val="20"/>
                      <w:rtl/>
                    </w:rPr>
                  </w:pPr>
                  <w:r>
                    <w:rPr>
                      <w:sz w:val="20"/>
                      <w:szCs w:val="20"/>
                      <w:rtl/>
                    </w:rPr>
                    <w:t>(ب) يحق للشركة الاحتفاظ بنسخ إلكترونية من المستندات لمدة لا تتجاوز ستة (6) أشهر لأغراض قانونية أو تنظيمية أو محاسبية، مع الحفاظ على سرية المعلومات.</w:t>
                  </w:r>
                </w:p>
              </w:tc>
            </w:tr>
            <w:tr w:rsidR="00C8191F" w:rsidRPr="00633922" w14:paraId="27F0D2A3" w14:textId="77777777" w:rsidTr="001875C7">
              <w:tc>
                <w:tcPr>
                  <w:tcW w:w="5344" w:type="dxa"/>
                </w:tcPr>
                <w:p w14:paraId="430B3AA8" w14:textId="77777777" w:rsidR="00C8191F" w:rsidRDefault="00C8191F" w:rsidP="009F255C">
                  <w:pPr>
                    <w:pStyle w:val="p2"/>
                    <w:bidi/>
                    <w:jc w:val="left"/>
                    <w:rPr>
                      <w:sz w:val="20"/>
                      <w:szCs w:val="20"/>
                    </w:rPr>
                  </w:pPr>
                  <w:r>
                    <w:rPr>
                      <w:sz w:val="20"/>
                      <w:szCs w:val="20"/>
                      <w:rtl/>
                    </w:rPr>
                    <w:t>(ج) لا تتحمل الشركة أي التزام بمتابعة أو تجديد الإقامة بعد انتهاء العقد ما لم يتم توقيع عقد جديد.</w:t>
                  </w:r>
                </w:p>
                <w:p w14:paraId="51EC4484" w14:textId="77777777" w:rsidR="002A5395" w:rsidRDefault="002A5395" w:rsidP="002A5395">
                  <w:pPr>
                    <w:pStyle w:val="p2"/>
                    <w:bidi/>
                    <w:jc w:val="left"/>
                    <w:rPr>
                      <w:sz w:val="20"/>
                      <w:szCs w:val="20"/>
                    </w:rPr>
                  </w:pPr>
                </w:p>
                <w:p w14:paraId="4DDA194D" w14:textId="77777777" w:rsidR="002A5395" w:rsidRDefault="002A5395" w:rsidP="002A5395">
                  <w:pPr>
                    <w:pStyle w:val="p2"/>
                    <w:bidi/>
                    <w:jc w:val="left"/>
                    <w:rPr>
                      <w:sz w:val="20"/>
                      <w:szCs w:val="20"/>
                    </w:rPr>
                  </w:pPr>
                </w:p>
                <w:p w14:paraId="5E584AA1" w14:textId="77777777" w:rsidR="002A5395" w:rsidRDefault="002A5395" w:rsidP="002A5395">
                  <w:pPr>
                    <w:pStyle w:val="p2"/>
                    <w:bidi/>
                    <w:jc w:val="left"/>
                    <w:rPr>
                      <w:sz w:val="20"/>
                      <w:szCs w:val="20"/>
                    </w:rPr>
                  </w:pPr>
                </w:p>
                <w:p w14:paraId="6DA0C849" w14:textId="77777777" w:rsidR="002A5395" w:rsidRDefault="002A5395" w:rsidP="002A5395">
                  <w:pPr>
                    <w:pStyle w:val="p2"/>
                    <w:bidi/>
                    <w:jc w:val="left"/>
                    <w:rPr>
                      <w:sz w:val="20"/>
                      <w:szCs w:val="20"/>
                    </w:rPr>
                  </w:pPr>
                </w:p>
                <w:p w14:paraId="7FFAFBF7" w14:textId="77777777" w:rsidR="002A5395" w:rsidRDefault="002A5395" w:rsidP="002A5395">
                  <w:pPr>
                    <w:pStyle w:val="p2"/>
                    <w:bidi/>
                    <w:jc w:val="left"/>
                    <w:rPr>
                      <w:sz w:val="20"/>
                      <w:szCs w:val="20"/>
                    </w:rPr>
                  </w:pPr>
                </w:p>
                <w:p w14:paraId="774B140D" w14:textId="77777777" w:rsidR="002A5395" w:rsidRDefault="002A5395" w:rsidP="002A5395">
                  <w:pPr>
                    <w:pStyle w:val="p2"/>
                    <w:bidi/>
                    <w:jc w:val="left"/>
                    <w:rPr>
                      <w:sz w:val="20"/>
                      <w:szCs w:val="20"/>
                    </w:rPr>
                  </w:pPr>
                </w:p>
                <w:p w14:paraId="2CD0E8ED" w14:textId="77777777" w:rsidR="002A5395" w:rsidRPr="00633922" w:rsidRDefault="002A5395" w:rsidP="002A5395">
                  <w:pPr>
                    <w:pStyle w:val="p2"/>
                    <w:bidi/>
                    <w:jc w:val="left"/>
                    <w:rPr>
                      <w:sz w:val="20"/>
                      <w:szCs w:val="20"/>
                      <w:rtl/>
                    </w:rPr>
                  </w:pPr>
                </w:p>
              </w:tc>
              <w:tc>
                <w:tcPr>
                  <w:tcW w:w="5345" w:type="dxa"/>
                </w:tcPr>
                <w:p w14:paraId="6584850B" w14:textId="77777777" w:rsidR="00C8191F" w:rsidRPr="00633922" w:rsidRDefault="00C8191F" w:rsidP="00C8191F">
                  <w:pPr>
                    <w:pStyle w:val="p2"/>
                    <w:bidi/>
                    <w:jc w:val="left"/>
                    <w:rPr>
                      <w:sz w:val="20"/>
                      <w:szCs w:val="20"/>
                      <w:rtl/>
                    </w:rPr>
                  </w:pPr>
                </w:p>
              </w:tc>
            </w:tr>
          </w:tbl>
          <w:p w14:paraId="5CCD704F" w14:textId="77777777" w:rsidR="00AA4F03" w:rsidRPr="00633922" w:rsidRDefault="00316F43" w:rsidP="00AA4F03">
            <w:pPr>
              <w:bidi/>
              <w:spacing w:line="360" w:lineRule="auto"/>
              <w:jc w:val="center"/>
              <w:rPr>
                <w:rFonts w:cstheme="minorHAnsi"/>
                <w:b/>
                <w:bCs/>
                <w:sz w:val="20"/>
                <w:szCs w:val="20"/>
                <w:u w:val="single"/>
              </w:rPr>
            </w:pPr>
            <w:r>
              <w:rPr>
                <w:rFonts w:cstheme="minorHAnsi"/>
                <w:b/>
                <w:bCs/>
                <w:sz w:val="20"/>
                <w:szCs w:val="20"/>
                <w:u w:val="single"/>
                <w:rtl/>
              </w:rPr>
              <w:t>المادة (6) – الأتعاب المالية</w:t>
            </w:r>
          </w:p>
          <w:p w14:paraId="505A7046" w14:textId="77777777" w:rsidR="00727246" w:rsidRPr="00633922" w:rsidRDefault="00AA4F03" w:rsidP="00727246">
            <w:pPr>
              <w:pStyle w:val="p4"/>
              <w:bidi/>
              <w:jc w:val="center"/>
              <w:rPr>
                <w:b/>
                <w:bCs/>
                <w:sz w:val="20"/>
                <w:szCs w:val="20"/>
              </w:rPr>
            </w:pPr>
            <w:r>
              <w:rPr>
                <w:b/>
                <w:bCs/>
                <w:sz w:val="20"/>
                <w:szCs w:val="20"/>
                <w:rtl/>
              </w:rPr>
              <w:t>6-1 القيمة الإجمالية وطريقة السدا</w:t>
            </w:r>
            <w:r>
              <w:rPr>
                <w:rFonts w:hint="cs"/>
                <w:b/>
                <w:bCs/>
                <w:sz w:val="20"/>
                <w:szCs w:val="20"/>
                <w:rtl/>
              </w:rPr>
              <w:t>د</w:t>
            </w:r>
          </w:p>
          <w:p w14:paraId="389204A6" w14:textId="77777777" w:rsidR="00727246" w:rsidRPr="00633922" w:rsidRDefault="00727246" w:rsidP="00727246">
            <w:pPr>
              <w:pStyle w:val="NoSpacing"/>
              <w:numPr>
                <w:ilvl w:val="0"/>
                <w:numId w:val="32"/>
              </w:numPr>
              <w:bidi/>
              <w:rPr>
                <w:szCs w:val="20"/>
                <w:u w:val="single"/>
              </w:rPr>
            </w:pPr>
            <w:r>
              <w:rPr>
                <w:b/>
                <w:bCs/>
                <w:szCs w:val="20"/>
                <w:u w:val="single"/>
                <w:rtl/>
              </w:rPr>
              <w:t>إجمالي الرسوم الخاصة بالبرنامج</w:t>
            </w:r>
          </w:p>
          <w:p w14:paraId="54C91844" w14:textId="77777777" w:rsidR="00727246" w:rsidRPr="00633922" w:rsidRDefault="00727246" w:rsidP="00727246">
            <w:pPr>
              <w:pStyle w:val="NoSpacing"/>
              <w:rPr>
                <w:szCs w:val="20"/>
                <w:rtl/>
              </w:rPr>
            </w:pPr>
          </w:p>
          <w:p w14:paraId="41B4B8E0" w14:textId="77777777" w:rsidR="00727246" w:rsidRPr="00633922" w:rsidRDefault="00727246" w:rsidP="00727246">
            <w:pPr>
              <w:pStyle w:val="NoSpacing"/>
              <w:bidi/>
              <w:rPr>
                <w:szCs w:val="20"/>
              </w:rPr>
            </w:pPr>
            <w:r>
              <w:rPr>
                <w:szCs w:val="20"/>
                <w:rtl/>
              </w:rPr>
              <w:t>تنقسم الرسوم الخاصة بالبرنامج إلى البنود التالية، ويُطبق كل بند منها وفقًا لحالة العميل (الطرف الثاني) وعدد أفراد الأسرة المشمولين في الطلب:</w:t>
            </w:r>
          </w:p>
          <w:p w14:paraId="4D2550DA" w14:textId="77777777" w:rsidR="00727246" w:rsidRPr="00633922" w:rsidRDefault="00727246" w:rsidP="00727246">
            <w:pPr>
              <w:pStyle w:val="NoSpacing"/>
              <w:bidi/>
              <w:rPr>
                <w:szCs w:val="20"/>
                <w:rtl/>
              </w:rPr>
            </w:pPr>
            <w:r>
              <w:rPr>
                <w:b/>
                <w:bCs/>
                <w:szCs w:val="20"/>
                <w:rtl/>
              </w:rPr>
              <w:t>رسوم مقدم الطلب الرئيسي:</w:t>
            </w:r>
          </w:p>
          <w:p w14:paraId="2B9B8F1E" w14:textId="77777777" w:rsidR="00727246" w:rsidRPr="00633922" w:rsidRDefault="00373750" w:rsidP="00727246">
            <w:pPr>
              <w:pStyle w:val="NoSpacing"/>
              <w:bidi/>
              <w:rPr>
                <w:szCs w:val="20"/>
                <w:rtl/>
              </w:rPr>
            </w:pPr>
            <w:r>
              <w:rPr>
                <w:szCs w:val="20"/>
              </w:rPr>
              <w:t>12,000</w:t>
            </w:r>
            <w:r>
              <w:rPr>
                <w:szCs w:val="20"/>
                <w:rtl/>
              </w:rPr>
              <w:t xml:space="preserve"> يورو (</w:t>
            </w:r>
            <w:r>
              <w:rPr>
                <w:szCs w:val="20"/>
              </w:rPr>
              <w:t>ا</w:t>
            </w:r>
            <w:r>
              <w:rPr>
                <w:rFonts w:hint="cs"/>
                <w:szCs w:val="20"/>
                <w:rtl/>
              </w:rPr>
              <w:t xml:space="preserve">ثني </w:t>
            </w:r>
            <w:r>
              <w:rPr>
                <w:szCs w:val="20"/>
                <w:rtl/>
              </w:rPr>
              <w:t>عشر ألف يورو).</w:t>
            </w:r>
          </w:p>
          <w:p w14:paraId="09CE3629" w14:textId="77777777" w:rsidR="00727246" w:rsidRPr="00633922" w:rsidRDefault="00727246" w:rsidP="00727246">
            <w:pPr>
              <w:pStyle w:val="NoSpacing"/>
              <w:bidi/>
              <w:rPr>
                <w:szCs w:val="20"/>
                <w:rtl/>
              </w:rPr>
            </w:pPr>
            <w:r>
              <w:rPr>
                <w:b/>
                <w:bCs/>
                <w:szCs w:val="20"/>
                <w:rtl/>
              </w:rPr>
              <w:t>رسوم إضافة الزوجة:</w:t>
            </w:r>
          </w:p>
          <w:p w14:paraId="47008894" w14:textId="77777777" w:rsidR="00727246" w:rsidRPr="00633922" w:rsidRDefault="00727246" w:rsidP="00727246">
            <w:pPr>
              <w:pStyle w:val="NoSpacing"/>
              <w:bidi/>
              <w:rPr>
                <w:szCs w:val="20"/>
                <w:rtl/>
              </w:rPr>
            </w:pPr>
            <w:r>
              <w:rPr>
                <w:szCs w:val="20"/>
                <w:rtl/>
              </w:rPr>
              <w:t>1,000 يورو (ألف يورو).</w:t>
            </w:r>
          </w:p>
          <w:p w14:paraId="7A846CC1" w14:textId="77777777" w:rsidR="00727246" w:rsidRPr="00633922" w:rsidRDefault="00727246" w:rsidP="00727246">
            <w:pPr>
              <w:pStyle w:val="NoSpacing"/>
              <w:bidi/>
              <w:rPr>
                <w:szCs w:val="20"/>
                <w:rtl/>
              </w:rPr>
            </w:pPr>
            <w:r>
              <w:rPr>
                <w:b/>
                <w:bCs/>
                <w:szCs w:val="20"/>
                <w:rtl/>
              </w:rPr>
              <w:t>رسوم إضافة أول طفلين ضمن الأسرة:</w:t>
            </w:r>
          </w:p>
          <w:p w14:paraId="454D23E5" w14:textId="77777777" w:rsidR="00727246" w:rsidRPr="00633922" w:rsidRDefault="00727246" w:rsidP="00727246">
            <w:pPr>
              <w:pStyle w:val="NoSpacing"/>
              <w:bidi/>
              <w:rPr>
                <w:szCs w:val="20"/>
                <w:rtl/>
              </w:rPr>
            </w:pPr>
            <w:r>
              <w:rPr>
                <w:szCs w:val="20"/>
                <w:rtl/>
              </w:rPr>
              <w:t>1,000 يورو (ألف يورو).</w:t>
            </w:r>
          </w:p>
          <w:p w14:paraId="3B66E4BA" w14:textId="77777777" w:rsidR="00727246" w:rsidRPr="00633922" w:rsidRDefault="00727246" w:rsidP="00727246">
            <w:pPr>
              <w:pStyle w:val="NoSpacing"/>
              <w:bidi/>
              <w:rPr>
                <w:szCs w:val="20"/>
                <w:rtl/>
              </w:rPr>
            </w:pPr>
            <w:r>
              <w:rPr>
                <w:b/>
                <w:bCs/>
                <w:szCs w:val="20"/>
                <w:rtl/>
              </w:rPr>
              <w:t>رسوم إضافة أفراد إضافيين من الأسرة:</w:t>
            </w:r>
          </w:p>
          <w:p w14:paraId="756199EB" w14:textId="77777777" w:rsidR="00727246" w:rsidRPr="00633922" w:rsidRDefault="00727246" w:rsidP="00727246">
            <w:pPr>
              <w:pStyle w:val="NoSpacing"/>
              <w:bidi/>
              <w:rPr>
                <w:szCs w:val="20"/>
                <w:rtl/>
              </w:rPr>
            </w:pPr>
            <w:r>
              <w:rPr>
                <w:szCs w:val="20"/>
                <w:rtl/>
              </w:rPr>
              <w:t>1,000 يورو (ألف يورو) إجمالًا، وذلك بغض النظر عن عدد الأفراد الإضافيين.</w:t>
            </w:r>
          </w:p>
          <w:p w14:paraId="3C5AD138" w14:textId="77777777" w:rsidR="00727246" w:rsidRPr="00633922" w:rsidRDefault="00727246" w:rsidP="00727246">
            <w:pPr>
              <w:pStyle w:val="NoSpacing"/>
              <w:rPr>
                <w:szCs w:val="20"/>
                <w:rtl/>
              </w:rPr>
            </w:pPr>
          </w:p>
          <w:p w14:paraId="03192D23" w14:textId="77777777" w:rsidR="00727246" w:rsidRPr="00633922" w:rsidRDefault="00727246" w:rsidP="00727246">
            <w:pPr>
              <w:pStyle w:val="NoSpacing"/>
              <w:bidi/>
              <w:rPr>
                <w:szCs w:val="20"/>
              </w:rPr>
            </w:pPr>
            <w:r>
              <w:rPr>
                <w:szCs w:val="20"/>
                <w:rtl/>
              </w:rPr>
              <w:t xml:space="preserve">وتُعد الرسوم المذكورة أعلاه هي </w:t>
            </w:r>
            <w:r>
              <w:rPr>
                <w:b/>
                <w:bCs/>
                <w:szCs w:val="20"/>
                <w:rtl/>
              </w:rPr>
              <w:t>إجمالي الرسوم الكاملة للبرنامج</w:t>
            </w:r>
            <w:r>
              <w:rPr>
                <w:szCs w:val="20"/>
                <w:rtl/>
              </w:rPr>
              <w:t>، ويتم احتساب القيمة النهائية للعقد بناءً على عدد أفراد الأسرة المشمولين في الطلب.</w:t>
            </w:r>
          </w:p>
          <w:p w14:paraId="77E53861" w14:textId="77777777" w:rsidR="00727246" w:rsidRPr="00633922" w:rsidRDefault="00727246" w:rsidP="00727246">
            <w:pPr>
              <w:pStyle w:val="NoSpacing"/>
              <w:rPr>
                <w:szCs w:val="20"/>
                <w:rtl/>
              </w:rPr>
            </w:pPr>
          </w:p>
          <w:p w14:paraId="2FB0E8F0" w14:textId="77777777" w:rsidR="00727246" w:rsidRPr="00633922" w:rsidRDefault="00727246" w:rsidP="00727246">
            <w:pPr>
              <w:pStyle w:val="NoSpacing"/>
              <w:bidi/>
              <w:rPr>
                <w:szCs w:val="20"/>
              </w:rPr>
            </w:pPr>
            <w:r>
              <w:rPr>
                <w:szCs w:val="20"/>
                <w:rtl/>
              </w:rPr>
              <w:t xml:space="preserve">وبناءً عليه، فإن </w:t>
            </w:r>
            <w:r>
              <w:rPr>
                <w:b/>
                <w:bCs/>
                <w:szCs w:val="20"/>
                <w:rtl/>
              </w:rPr>
              <w:t>عدد أفراد الأسرة</w:t>
            </w:r>
            <w:r>
              <w:rPr>
                <w:szCs w:val="20"/>
                <w:rtl/>
              </w:rPr>
              <w:t xml:space="preserve"> هو: </w:t>
            </w:r>
            <w:r w:rsidRPr="002A5395">
              <w:rPr>
                <w:szCs w:val="20"/>
                <w:rtl/>
              </w:rPr>
              <w:t>{{FAMILY_MEMBERS}}</w:t>
            </w:r>
          </w:p>
          <w:p w14:paraId="30E507CB" w14:textId="66B89AC0" w:rsidR="00727246" w:rsidRPr="00633922" w:rsidRDefault="00610FC9" w:rsidP="00727246">
            <w:pPr>
              <w:pStyle w:val="NoSpacing"/>
              <w:rPr>
                <w:szCs w:val="20"/>
                <w:rtl/>
              </w:rPr>
            </w:pPr>
            <w:r>
              <w:rPr>
                <w:szCs w:val="20"/>
              </w:rPr>
              <w:t xml:space="preserve"> </w:t>
            </w:r>
          </w:p>
          <w:p w14:paraId="5D68D0F5" w14:textId="164D2ADD" w:rsidR="00727246" w:rsidRPr="001D37FE" w:rsidRDefault="001D37FE" w:rsidP="00727246">
            <w:pPr>
              <w:pStyle w:val="NoSpacing"/>
              <w:bidi/>
              <w:rPr>
                <w:szCs w:val="20"/>
                <w:rtl/>
              </w:rPr>
            </w:pPr>
            <w:r>
              <w:rPr>
                <w:szCs w:val="20"/>
              </w:rPr>
              <w:t xml:space="preserve"> </w:t>
            </w:r>
            <w:r>
              <w:rPr>
                <w:szCs w:val="20"/>
                <w:rtl/>
              </w:rPr>
              <w:t xml:space="preserve">وعليه، فإن </w:t>
            </w:r>
            <w:r>
              <w:rPr>
                <w:b/>
                <w:bCs/>
                <w:szCs w:val="20"/>
                <w:rtl/>
              </w:rPr>
              <w:t>إجمالي قيمة هذا العقد</w:t>
            </w:r>
            <w:r>
              <w:rPr>
                <w:szCs w:val="20"/>
                <w:rtl/>
              </w:rPr>
              <w:t xml:space="preserve"> تُقدَّر بمبلغ: </w:t>
            </w:r>
            <w:r w:rsidRPr="002A5395">
              <w:rPr>
                <w:szCs w:val="20"/>
                <w:rtl/>
              </w:rPr>
              <w:t>{{CONTRACT_VALUE}}</w:t>
            </w:r>
            <w:r w:rsidRPr="00733833">
              <w:rPr>
                <w:szCs w:val="20"/>
                <w:rtl/>
              </w:rPr>
              <w:t xml:space="preserve"> EUR</w:t>
            </w:r>
            <w:r>
              <w:rPr>
                <w:szCs w:val="20"/>
              </w:rPr>
              <w:t xml:space="preserve">  </w:t>
            </w:r>
          </w:p>
          <w:p w14:paraId="19253B85" w14:textId="77777777" w:rsidR="00727246" w:rsidRPr="00633922" w:rsidRDefault="00727246" w:rsidP="00727246">
            <w:pPr>
              <w:pStyle w:val="NoSpacing"/>
              <w:rPr>
                <w:szCs w:val="20"/>
                <w:rtl/>
              </w:rPr>
            </w:pPr>
          </w:p>
          <w:p w14:paraId="4469221A" w14:textId="77777777" w:rsidR="00727246" w:rsidRPr="00633922" w:rsidRDefault="00727246" w:rsidP="00727246">
            <w:pPr>
              <w:pStyle w:val="NoSpacing"/>
              <w:bidi/>
              <w:rPr>
                <w:szCs w:val="20"/>
              </w:rPr>
            </w:pPr>
            <w:r>
              <w:rPr>
                <w:szCs w:val="20"/>
                <w:rtl/>
              </w:rPr>
              <w:t xml:space="preserve">على أن يتم السداد </w:t>
            </w:r>
            <w:r>
              <w:rPr>
                <w:b/>
                <w:bCs/>
                <w:szCs w:val="20"/>
                <w:rtl/>
              </w:rPr>
              <w:t>بالجنيه المصري</w:t>
            </w:r>
            <w:r>
              <w:rPr>
                <w:szCs w:val="20"/>
                <w:rtl/>
              </w:rPr>
              <w:t xml:space="preserve"> وفقًا لسعر الصرف السائد في تاريخ سداد كل دفعة.</w:t>
            </w:r>
          </w:p>
          <w:p w14:paraId="104E0F8C" w14:textId="77777777" w:rsidR="00727246" w:rsidRPr="00633922" w:rsidRDefault="00727246" w:rsidP="00727246">
            <w:pPr>
              <w:pStyle w:val="NoSpacing"/>
              <w:rPr>
                <w:szCs w:val="20"/>
                <w:rtl/>
              </w:rPr>
            </w:pPr>
          </w:p>
          <w:p w14:paraId="1DB72802" w14:textId="77777777" w:rsidR="00727246" w:rsidRPr="00633922" w:rsidRDefault="00727246" w:rsidP="00727246">
            <w:pPr>
              <w:pStyle w:val="NoSpacing"/>
              <w:numPr>
                <w:ilvl w:val="0"/>
                <w:numId w:val="32"/>
              </w:numPr>
              <w:bidi/>
              <w:rPr>
                <w:szCs w:val="20"/>
                <w:u w:val="single"/>
              </w:rPr>
            </w:pPr>
            <w:bookmarkStart w:id="0" w:name="OLE_LINK38"/>
            <w:bookmarkStart w:id="1" w:name="OLE_LINK39"/>
            <w:r>
              <w:rPr>
                <w:rFonts w:hint="cs"/>
                <w:b/>
                <w:bCs/>
                <w:szCs w:val="20"/>
                <w:u w:val="single"/>
                <w:rtl/>
              </w:rPr>
              <w:t xml:space="preserve"> </w:t>
            </w:r>
            <w:r>
              <w:rPr>
                <w:b/>
                <w:bCs/>
                <w:szCs w:val="20"/>
                <w:u w:val="single"/>
                <w:rtl/>
              </w:rPr>
              <w:t>تقسيم الدفعات</w:t>
            </w:r>
          </w:p>
          <w:p w14:paraId="16868668" w14:textId="77777777" w:rsidR="00727246" w:rsidRPr="00633922" w:rsidRDefault="00727246" w:rsidP="00727246">
            <w:pPr>
              <w:pStyle w:val="NoSpacing"/>
              <w:bidi/>
              <w:rPr>
                <w:szCs w:val="20"/>
                <w:rtl/>
              </w:rPr>
            </w:pPr>
            <w:r>
              <w:rPr>
                <w:b/>
                <w:bCs/>
                <w:szCs w:val="20"/>
                <w:rtl/>
              </w:rPr>
              <w:t>الدفعة الأولى:</w:t>
            </w:r>
          </w:p>
          <w:p w14:paraId="0A616884" w14:textId="523F3CDA" w:rsidR="002A5395" w:rsidRDefault="00727246" w:rsidP="002A5395">
            <w:pPr>
              <w:pStyle w:val="NoSpacing"/>
              <w:bidi/>
              <w:rPr>
                <w:szCs w:val="20"/>
              </w:rPr>
            </w:pPr>
            <w:r>
              <w:rPr>
                <w:szCs w:val="20"/>
                <w:rtl/>
              </w:rPr>
              <w:t xml:space="preserve">تُدفع عند توقيع هذه الاتفاقية، وتبلغ </w:t>
            </w:r>
            <w:r>
              <w:rPr>
                <w:b/>
                <w:bCs/>
                <w:szCs w:val="20"/>
                <w:rtl/>
              </w:rPr>
              <w:t>30% من إجمالي قيمة العقد</w:t>
            </w:r>
            <w:r>
              <w:rPr>
                <w:szCs w:val="20"/>
                <w:rtl/>
              </w:rPr>
              <w:t>.</w:t>
            </w:r>
            <w:ins w:id="2" w:author="Legal Review" w:date="2026-09-22T00:00:00Z">
              <w:r>
                <w:rPr>
                  <w:szCs w:val="20"/>
                  <w:rtl/>
                </w:rPr>
                <w:t xml:space="preserve"> </w:t>
              </w:r>
            </w:ins>
            <w:bookmarkStart w:id="3" w:name="OLE_LINK40"/>
            <w:bookmarkStart w:id="4" w:name="OLE_LINK41"/>
            <w:r w:rsidR="002A5395">
              <w:rPr>
                <w:rFonts w:cs="Arial"/>
                <w:rtl/>
              </w:rPr>
              <w:t xml:space="preserve">وتُعد هذه الدفعة مقابلًا ماليًا مستحقًا ونهائيًا للطرف الأول عن خدمات استشارية </w:t>
            </w:r>
            <w:proofErr w:type="spellStart"/>
            <w:r w:rsidR="002A5395">
              <w:rPr>
                <w:rFonts w:cs="Arial"/>
                <w:rtl/>
              </w:rPr>
              <w:t>مؤداة</w:t>
            </w:r>
            <w:proofErr w:type="spellEnd"/>
            <w:r w:rsidR="002A5395">
              <w:rPr>
                <w:rFonts w:cs="Arial"/>
                <w:rtl/>
              </w:rPr>
              <w:t xml:space="preserve"> فعليًا عند التعاقد وقبله، تشمل شرح آلية وشروط برنامج الإقامة الإسبانية، وتحديد المستندات المطلوبة، وتوضيح خطوات ومراحل التقديم، وذلك وفقًا لإقرار العميل الموقّع والمرفق بهذا العقد كملحق رقم </w:t>
            </w:r>
            <w:proofErr w:type="gramStart"/>
            <w:r w:rsidR="002A5395">
              <w:rPr>
                <w:rFonts w:cs="Arial"/>
                <w:rtl/>
              </w:rPr>
              <w:t>(</w:t>
            </w:r>
            <w:bookmarkEnd w:id="3"/>
            <w:bookmarkEnd w:id="4"/>
            <w:r w:rsidR="002A5395">
              <w:rPr>
                <w:rFonts w:cs="Arial"/>
              </w:rPr>
              <w:t xml:space="preserve"> (</w:t>
            </w:r>
            <w:proofErr w:type="gramEnd"/>
            <w:r w:rsidR="002A5395">
              <w:rPr>
                <w:rFonts w:cs="Arial"/>
              </w:rPr>
              <w:t>2</w:t>
            </w:r>
          </w:p>
          <w:p w14:paraId="01308AD7" w14:textId="77777777" w:rsidR="002A5395" w:rsidRPr="002A5395" w:rsidRDefault="002A5395" w:rsidP="002A5395">
            <w:pPr>
              <w:pStyle w:val="NoSpacing"/>
              <w:bidi/>
              <w:rPr>
                <w:szCs w:val="20"/>
              </w:rPr>
            </w:pPr>
          </w:p>
          <w:p w14:paraId="0BB76D05" w14:textId="77777777" w:rsidR="002A5395" w:rsidRPr="00633922" w:rsidRDefault="002A5395" w:rsidP="002A5395">
            <w:pPr>
              <w:pStyle w:val="NoSpacing"/>
              <w:bidi/>
              <w:rPr>
                <w:szCs w:val="20"/>
                <w:rtl/>
              </w:rPr>
            </w:pPr>
          </w:p>
          <w:bookmarkEnd w:id="0"/>
          <w:bookmarkEnd w:id="1"/>
          <w:p w14:paraId="2435F454" w14:textId="77777777" w:rsidR="00727246" w:rsidRPr="00633922" w:rsidRDefault="00727246" w:rsidP="00727246">
            <w:pPr>
              <w:pStyle w:val="NoSpacing"/>
              <w:bidi/>
              <w:rPr>
                <w:szCs w:val="20"/>
                <w:rtl/>
              </w:rPr>
            </w:pPr>
            <w:r>
              <w:rPr>
                <w:b/>
                <w:bCs/>
                <w:szCs w:val="20"/>
                <w:rtl/>
              </w:rPr>
              <w:t>الدفعة الثانية:</w:t>
            </w:r>
          </w:p>
          <w:p w14:paraId="44EAFFC0" w14:textId="77777777" w:rsidR="00727246" w:rsidRPr="00633922" w:rsidRDefault="00727246" w:rsidP="00727246">
            <w:pPr>
              <w:pStyle w:val="NoSpacing"/>
              <w:bidi/>
              <w:rPr>
                <w:szCs w:val="20"/>
                <w:rtl/>
              </w:rPr>
            </w:pPr>
            <w:r>
              <w:rPr>
                <w:szCs w:val="20"/>
                <w:rtl/>
              </w:rPr>
              <w:t xml:space="preserve">وتبلغ </w:t>
            </w:r>
            <w:r>
              <w:rPr>
                <w:b/>
                <w:bCs/>
                <w:szCs w:val="20"/>
                <w:rtl/>
              </w:rPr>
              <w:t>50% من إجمالي قيمة العقد</w:t>
            </w:r>
            <w:r>
              <w:rPr>
                <w:szCs w:val="20"/>
                <w:rtl/>
              </w:rPr>
              <w:t xml:space="preserve">، وتُدفع قبل موعد السفر إلى إسبانيا لتقديم طلب الإقامة بـ </w:t>
            </w:r>
            <w:r>
              <w:rPr>
                <w:b/>
                <w:bCs/>
                <w:szCs w:val="20"/>
              </w:rPr>
              <w:t>10</w:t>
            </w:r>
            <w:r>
              <w:rPr>
                <w:b/>
                <w:bCs/>
                <w:szCs w:val="20"/>
                <w:rtl/>
              </w:rPr>
              <w:t xml:space="preserve"> </w:t>
            </w:r>
            <w:r>
              <w:rPr>
                <w:rFonts w:hint="cs"/>
                <w:b/>
                <w:bCs/>
                <w:szCs w:val="20"/>
                <w:rtl/>
              </w:rPr>
              <w:t>ايام</w:t>
            </w:r>
            <w:r>
              <w:rPr>
                <w:szCs w:val="20"/>
                <w:rtl/>
              </w:rPr>
              <w:t xml:space="preserve"> على </w:t>
            </w:r>
            <w:proofErr w:type="gramStart"/>
            <w:r>
              <w:rPr>
                <w:szCs w:val="20"/>
                <w:rtl/>
              </w:rPr>
              <w:t>الأقل</w:t>
            </w:r>
            <w:r>
              <w:rPr>
                <w:szCs w:val="20"/>
              </w:rPr>
              <w:t xml:space="preserve"> </w:t>
            </w:r>
            <w:r>
              <w:rPr>
                <w:rFonts w:hint="cs"/>
                <w:szCs w:val="20"/>
                <w:rtl/>
              </w:rPr>
              <w:t xml:space="preserve"> ويتم</w:t>
            </w:r>
            <w:proofErr w:type="gramEnd"/>
            <w:r>
              <w:rPr>
                <w:rFonts w:hint="cs"/>
                <w:szCs w:val="20"/>
                <w:rtl/>
              </w:rPr>
              <w:t xml:space="preserve"> الدفع للوكلاء الدوليين في الخارج عن طريق تحويل بنكي او دفع اونلاين</w:t>
            </w:r>
          </w:p>
          <w:p w14:paraId="06623C4D" w14:textId="77777777" w:rsidR="00727246" w:rsidRPr="00633922" w:rsidRDefault="00727246" w:rsidP="00727246">
            <w:pPr>
              <w:pStyle w:val="NoSpacing"/>
              <w:bidi/>
              <w:rPr>
                <w:szCs w:val="20"/>
                <w:rtl/>
              </w:rPr>
            </w:pPr>
            <w:r>
              <w:rPr>
                <w:b/>
                <w:bCs/>
                <w:szCs w:val="20"/>
                <w:rtl/>
              </w:rPr>
              <w:t>الدفعة الثالثة:</w:t>
            </w:r>
          </w:p>
          <w:p w14:paraId="01AFF765" w14:textId="77777777" w:rsidR="00215A8C" w:rsidRPr="00633922" w:rsidRDefault="00727246" w:rsidP="00215A8C">
            <w:pPr>
              <w:pStyle w:val="NoSpacing"/>
              <w:bidi/>
              <w:rPr>
                <w:szCs w:val="20"/>
                <w:rtl/>
              </w:rPr>
            </w:pPr>
            <w:r>
              <w:rPr>
                <w:szCs w:val="20"/>
                <w:rtl/>
              </w:rPr>
              <w:t xml:space="preserve">وتبلغ </w:t>
            </w:r>
            <w:r>
              <w:rPr>
                <w:b/>
                <w:bCs/>
                <w:szCs w:val="20"/>
                <w:rtl/>
              </w:rPr>
              <w:t>20% من إجمالي قيمة العقد</w:t>
            </w:r>
            <w:r>
              <w:rPr>
                <w:szCs w:val="20"/>
                <w:rtl/>
              </w:rPr>
              <w:t xml:space="preserve">، وتُدفع بعد الحصول على </w:t>
            </w:r>
            <w:r>
              <w:rPr>
                <w:b/>
                <w:bCs/>
                <w:szCs w:val="20"/>
                <w:rtl/>
              </w:rPr>
              <w:t>الموافقات الحكومية الخاصة بمقدم الطلب الرئيسي</w:t>
            </w:r>
            <w:r>
              <w:rPr>
                <w:szCs w:val="20"/>
                <w:rtl/>
              </w:rPr>
              <w:t xml:space="preserve">، مع التزام الشركة الكامل باستكمال إجراءات الإقامة لكافة أفراد الأسرة المشمولين في الطلب. </w:t>
            </w:r>
            <w:r>
              <w:rPr>
                <w:rFonts w:hint="cs"/>
                <w:szCs w:val="20"/>
                <w:rtl/>
              </w:rPr>
              <w:t>ويتم الدفع للوكلاء الدوليين في الخارج عن طريق تحويل بنكي او دفع اونلاين</w:t>
            </w:r>
          </w:p>
          <w:p w14:paraId="56B2919E" w14:textId="77777777" w:rsidR="00727246" w:rsidRPr="00633922" w:rsidRDefault="00727246" w:rsidP="00727246">
            <w:pPr>
              <w:pStyle w:val="NoSpacing"/>
              <w:bidi/>
              <w:rPr>
                <w:szCs w:val="20"/>
                <w:rtl/>
              </w:rPr>
            </w:pPr>
          </w:p>
          <w:p w14:paraId="1B892F86" w14:textId="77777777" w:rsidR="002B28FC" w:rsidRPr="00633922" w:rsidRDefault="002B28FC" w:rsidP="00727246">
            <w:pPr>
              <w:pStyle w:val="p1"/>
              <w:bidi/>
              <w:jc w:val="both"/>
              <w:rPr>
                <w:sz w:val="20"/>
                <w:szCs w:val="20"/>
                <w:rtl/>
              </w:rPr>
            </w:pPr>
          </w:p>
          <w:p w14:paraId="78F0D8FB" w14:textId="77777777" w:rsidR="00215A8C" w:rsidRPr="00633922" w:rsidRDefault="00AA4F03" w:rsidP="00633922">
            <w:pPr>
              <w:pStyle w:val="p1"/>
              <w:bidi/>
              <w:ind w:left="720" w:hanging="720"/>
              <w:jc w:val="both"/>
              <w:rPr>
                <w:rStyle w:val="s1"/>
                <w:sz w:val="20"/>
                <w:szCs w:val="20"/>
                <w:rtl/>
              </w:rPr>
            </w:pPr>
            <w:r>
              <w:rPr>
                <w:sz w:val="20"/>
                <w:szCs w:val="20"/>
                <w:rtl/>
              </w:rPr>
              <w:t xml:space="preserve">(ج) تُعتبر هذه الدفعات </w:t>
            </w:r>
            <w:r>
              <w:rPr>
                <w:rStyle w:val="s1"/>
                <w:b/>
                <w:bCs/>
                <w:sz w:val="20"/>
                <w:szCs w:val="20"/>
                <w:rtl/>
              </w:rPr>
              <w:t>نهائية وغير قابلة للاسترداد</w:t>
            </w:r>
            <w:r>
              <w:rPr>
                <w:sz w:val="20"/>
                <w:szCs w:val="20"/>
                <w:rtl/>
              </w:rPr>
              <w:t xml:space="preserve"> بعد تنفيذ المراحل المرتبطة بها أو تقديم الخدمات المقابلة لها فعليًا.</w:t>
            </w:r>
          </w:p>
          <w:p w14:paraId="4AC102F4" w14:textId="77777777" w:rsidR="00AA4F03" w:rsidRPr="00633922" w:rsidRDefault="00AA4F03" w:rsidP="006543EF">
            <w:pPr>
              <w:pStyle w:val="p4"/>
              <w:bidi/>
              <w:jc w:val="center"/>
              <w:rPr>
                <w:b/>
                <w:bCs/>
                <w:sz w:val="20"/>
                <w:szCs w:val="20"/>
                <w:rtl/>
              </w:rPr>
            </w:pPr>
            <w:r>
              <w:rPr>
                <w:b/>
                <w:bCs/>
                <w:sz w:val="20"/>
                <w:szCs w:val="20"/>
                <w:rtl/>
              </w:rPr>
              <w:t>6-2 العملة وطريقة التحويل</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44"/>
              <w:gridCol w:w="5345"/>
            </w:tblGrid>
            <w:tr w:rsidR="00C8191F" w:rsidRPr="00633922" w14:paraId="2C32568C" w14:textId="77777777" w:rsidTr="001875C7">
              <w:tc>
                <w:tcPr>
                  <w:tcW w:w="5344" w:type="dxa"/>
                </w:tcPr>
                <w:p w14:paraId="699B2886" w14:textId="77777777" w:rsidR="00C8191F" w:rsidRPr="00633922" w:rsidRDefault="00C8191F" w:rsidP="009F255C">
                  <w:pPr>
                    <w:pStyle w:val="p5"/>
                    <w:bidi/>
                    <w:jc w:val="both"/>
                    <w:rPr>
                      <w:sz w:val="20"/>
                      <w:szCs w:val="20"/>
                      <w:rtl/>
                    </w:rPr>
                  </w:pPr>
                  <w:r>
                    <w:rPr>
                      <w:sz w:val="20"/>
                      <w:szCs w:val="20"/>
                      <w:rtl/>
                    </w:rPr>
                    <w:t xml:space="preserve">(أ) تُسدد جميع </w:t>
                  </w:r>
                  <w:proofErr w:type="gramStart"/>
                  <w:r>
                    <w:rPr>
                      <w:sz w:val="20"/>
                      <w:szCs w:val="20"/>
                      <w:rtl/>
                    </w:rPr>
                    <w:t xml:space="preserve">المدفوعات </w:t>
                  </w:r>
                  <w:r>
                    <w:rPr>
                      <w:rFonts w:hint="cs"/>
                      <w:sz w:val="20"/>
                      <w:szCs w:val="20"/>
                      <w:rtl/>
                    </w:rPr>
                    <w:t xml:space="preserve"> الخاصة</w:t>
                  </w:r>
                  <w:proofErr w:type="gramEnd"/>
                  <w:r>
                    <w:rPr>
                      <w:rFonts w:hint="cs"/>
                      <w:sz w:val="20"/>
                      <w:szCs w:val="20"/>
                      <w:rtl/>
                    </w:rPr>
                    <w:t xml:space="preserve"> باليلفاي مصر </w:t>
                  </w:r>
                  <w:r>
                    <w:rPr>
                      <w:sz w:val="20"/>
                      <w:szCs w:val="20"/>
                      <w:rtl/>
                    </w:rPr>
                    <w:t>بالجنيه المصري طبقًا لسعر صرف اليورو في تاريخ السداد، وذلك وفق السعر الرسمي المعلن من البنك المركزي المصري فقط، ولا يُعتد بأي سعر في السوق الموازية.</w:t>
                  </w:r>
                </w:p>
              </w:tc>
              <w:tc>
                <w:tcPr>
                  <w:tcW w:w="5345" w:type="dxa"/>
                </w:tcPr>
                <w:p w14:paraId="006E8D60" w14:textId="77777777" w:rsidR="00C8191F" w:rsidRPr="00633922" w:rsidRDefault="00C8191F" w:rsidP="009F255C">
                  <w:pPr>
                    <w:pStyle w:val="p5"/>
                    <w:bidi/>
                    <w:jc w:val="both"/>
                    <w:rPr>
                      <w:sz w:val="20"/>
                      <w:szCs w:val="20"/>
                      <w:rtl/>
                    </w:rPr>
                  </w:pPr>
                  <w:r>
                    <w:rPr>
                      <w:sz w:val="20"/>
                      <w:szCs w:val="20"/>
                      <w:rtl/>
                    </w:rPr>
                    <w:t>(ب) تُسدد المبالغ نقدًا أو عن طريق تحويل بنكي لحساب الشركة الرسمي الموضح بالفاتورة.</w:t>
                  </w:r>
                </w:p>
              </w:tc>
            </w:tr>
            <w:tr w:rsidR="00C8191F" w:rsidRPr="00633922" w14:paraId="5EAC67F8" w14:textId="77777777" w:rsidTr="001875C7">
              <w:tc>
                <w:tcPr>
                  <w:tcW w:w="5344" w:type="dxa"/>
                </w:tcPr>
                <w:p w14:paraId="222EF4F5" w14:textId="77777777" w:rsidR="00C8191F" w:rsidRPr="00633922" w:rsidRDefault="00C8191F" w:rsidP="009F255C">
                  <w:pPr>
                    <w:pStyle w:val="p5"/>
                    <w:bidi/>
                    <w:jc w:val="both"/>
                    <w:rPr>
                      <w:sz w:val="20"/>
                      <w:szCs w:val="20"/>
                      <w:rtl/>
                    </w:rPr>
                  </w:pPr>
                  <w:r>
                    <w:rPr>
                      <w:sz w:val="20"/>
                      <w:szCs w:val="20"/>
                      <w:rtl/>
                    </w:rPr>
                    <w:lastRenderedPageBreak/>
                    <w:t>(ج) لا يجوز الدفع لأي شخص أو حساب غير مصرح به رسميًا من قبل الشركة، وتُخلي الشركة مسؤوليتها الكاملة عن أي مدفوعات تتم خارج قنواتها الرسمية.</w:t>
                  </w:r>
                </w:p>
              </w:tc>
              <w:tc>
                <w:tcPr>
                  <w:tcW w:w="5345" w:type="dxa"/>
                </w:tcPr>
                <w:p w14:paraId="7E780D8A" w14:textId="77777777" w:rsidR="00C8191F" w:rsidRPr="00633922" w:rsidRDefault="00C8191F" w:rsidP="00C8191F">
                  <w:pPr>
                    <w:pStyle w:val="p5"/>
                    <w:bidi/>
                    <w:jc w:val="both"/>
                    <w:rPr>
                      <w:sz w:val="20"/>
                      <w:szCs w:val="20"/>
                      <w:rtl/>
                    </w:rPr>
                  </w:pPr>
                </w:p>
              </w:tc>
            </w:tr>
          </w:tbl>
          <w:p w14:paraId="171D8EDB" w14:textId="77777777" w:rsidR="00AA4F03" w:rsidRPr="00633922" w:rsidRDefault="00AA4F03" w:rsidP="006543EF">
            <w:pPr>
              <w:pStyle w:val="p4"/>
              <w:bidi/>
              <w:jc w:val="center"/>
              <w:rPr>
                <w:b/>
                <w:bCs/>
                <w:sz w:val="20"/>
                <w:szCs w:val="20"/>
                <w:rtl/>
              </w:rPr>
            </w:pPr>
            <w:r>
              <w:rPr>
                <w:b/>
                <w:bCs/>
                <w:sz w:val="20"/>
                <w:szCs w:val="20"/>
                <w:rtl/>
              </w:rPr>
              <w:t>6-3 الفواتير والإثباتات المحاسبية</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44"/>
              <w:gridCol w:w="5345"/>
            </w:tblGrid>
            <w:tr w:rsidR="00C8191F" w:rsidRPr="00633922" w14:paraId="686594A5" w14:textId="77777777" w:rsidTr="001875C7">
              <w:tc>
                <w:tcPr>
                  <w:tcW w:w="5344" w:type="dxa"/>
                </w:tcPr>
                <w:p w14:paraId="63FE2167" w14:textId="77777777" w:rsidR="00C8191F" w:rsidRPr="00633922" w:rsidRDefault="00C8191F" w:rsidP="009F255C">
                  <w:pPr>
                    <w:pStyle w:val="p5"/>
                    <w:bidi/>
                    <w:jc w:val="both"/>
                    <w:rPr>
                      <w:sz w:val="20"/>
                      <w:szCs w:val="20"/>
                      <w:rtl/>
                    </w:rPr>
                  </w:pPr>
                  <w:r>
                    <w:rPr>
                      <w:sz w:val="20"/>
                      <w:szCs w:val="20"/>
                      <w:rtl/>
                    </w:rPr>
                    <w:t xml:space="preserve">(أ) يلتزم الطرف الأول بإصدار </w:t>
                  </w:r>
                  <w:r>
                    <w:rPr>
                      <w:rStyle w:val="s2"/>
                      <w:rFonts w:eastAsia="Playfair Display"/>
                      <w:b/>
                      <w:bCs/>
                      <w:sz w:val="20"/>
                      <w:szCs w:val="20"/>
                      <w:rtl/>
                    </w:rPr>
                    <w:t>إيصال سداد</w:t>
                  </w:r>
                  <w:r>
                    <w:rPr>
                      <w:sz w:val="20"/>
                      <w:szCs w:val="20"/>
                      <w:rtl/>
                    </w:rPr>
                    <w:t xml:space="preserve"> عن كل دفعة تُسدد من الطرف الثاني.</w:t>
                  </w:r>
                </w:p>
              </w:tc>
              <w:tc>
                <w:tcPr>
                  <w:tcW w:w="5345" w:type="dxa"/>
                </w:tcPr>
                <w:p w14:paraId="27544EF3" w14:textId="77777777" w:rsidR="00C8191F" w:rsidRPr="00633922" w:rsidRDefault="00C8191F" w:rsidP="009F255C">
                  <w:pPr>
                    <w:pStyle w:val="p5"/>
                    <w:bidi/>
                    <w:jc w:val="both"/>
                    <w:rPr>
                      <w:sz w:val="20"/>
                      <w:szCs w:val="20"/>
                      <w:rtl/>
                    </w:rPr>
                  </w:pPr>
                  <w:r>
                    <w:rPr>
                      <w:sz w:val="20"/>
                      <w:szCs w:val="20"/>
                      <w:rtl/>
                    </w:rPr>
                    <w:t xml:space="preserve">(ب) </w:t>
                  </w:r>
                  <w:r>
                    <w:rPr>
                      <w:rFonts w:hint="cs"/>
                      <w:sz w:val="20"/>
                      <w:szCs w:val="20"/>
                      <w:rtl/>
                    </w:rPr>
                    <w:t>يعتبر هذا</w:t>
                  </w:r>
                  <w:r>
                    <w:rPr>
                      <w:sz w:val="20"/>
                      <w:szCs w:val="20"/>
                      <w:rtl/>
                    </w:rPr>
                    <w:t xml:space="preserve"> الإيصال </w:t>
                  </w:r>
                  <w:r>
                    <w:rPr>
                      <w:rStyle w:val="s2"/>
                      <w:rFonts w:eastAsia="Playfair Display"/>
                      <w:b/>
                      <w:bCs/>
                      <w:sz w:val="20"/>
                      <w:szCs w:val="20"/>
                      <w:rtl/>
                    </w:rPr>
                    <w:t>سندًا قاطعًا</w:t>
                  </w:r>
                  <w:r>
                    <w:rPr>
                      <w:sz w:val="20"/>
                      <w:szCs w:val="20"/>
                      <w:rtl/>
                    </w:rPr>
                    <w:t xml:space="preserve"> على استلام الشركة للمبلغ المحدد فيها عن المرحلة المقابلة له.</w:t>
                  </w:r>
                </w:p>
              </w:tc>
            </w:tr>
            <w:tr w:rsidR="00C8191F" w:rsidRPr="00633922" w14:paraId="7B2BC953" w14:textId="77777777" w:rsidTr="001875C7">
              <w:tc>
                <w:tcPr>
                  <w:tcW w:w="5344" w:type="dxa"/>
                </w:tcPr>
                <w:p w14:paraId="70B08268" w14:textId="29722898" w:rsidR="00733833" w:rsidRPr="00633922" w:rsidRDefault="00C8191F" w:rsidP="002A5395">
                  <w:pPr>
                    <w:pStyle w:val="p5"/>
                    <w:bidi/>
                    <w:jc w:val="both"/>
                    <w:rPr>
                      <w:sz w:val="20"/>
                      <w:szCs w:val="20"/>
                      <w:rtl/>
                    </w:rPr>
                  </w:pPr>
                  <w:r>
                    <w:rPr>
                      <w:sz w:val="20"/>
                      <w:szCs w:val="20"/>
                      <w:rtl/>
                    </w:rPr>
                    <w:t>(ج) تُحفظ نسخ الفواتير ضمن سجلات الشركة طبقًا لأحكام قانون الضرائب المصري رقم (206) لسنة 2020.</w:t>
                  </w:r>
                </w:p>
              </w:tc>
              <w:tc>
                <w:tcPr>
                  <w:tcW w:w="5345" w:type="dxa"/>
                </w:tcPr>
                <w:p w14:paraId="3E87CF62" w14:textId="77777777" w:rsidR="00FF3E78" w:rsidRPr="00633922" w:rsidRDefault="00FF3E78" w:rsidP="00FF3E78">
                  <w:pPr>
                    <w:pStyle w:val="p5"/>
                    <w:bidi/>
                    <w:jc w:val="both"/>
                    <w:rPr>
                      <w:sz w:val="20"/>
                      <w:szCs w:val="20"/>
                      <w:rtl/>
                    </w:rPr>
                  </w:pPr>
                </w:p>
              </w:tc>
            </w:tr>
          </w:tbl>
          <w:p w14:paraId="59D7767A" w14:textId="77777777" w:rsidR="00AA4F03" w:rsidRPr="00633922" w:rsidRDefault="00AA4F03" w:rsidP="003F37B2">
            <w:pPr>
              <w:pStyle w:val="p4"/>
              <w:bidi/>
              <w:jc w:val="center"/>
              <w:rPr>
                <w:b/>
                <w:bCs/>
                <w:sz w:val="20"/>
                <w:szCs w:val="20"/>
                <w:rtl/>
              </w:rPr>
            </w:pPr>
            <w:r>
              <w:rPr>
                <w:b/>
                <w:bCs/>
                <w:sz w:val="20"/>
                <w:szCs w:val="20"/>
                <w:rtl/>
              </w:rPr>
              <w:t>6-</w:t>
            </w:r>
            <w:r>
              <w:rPr>
                <w:b/>
                <w:bCs/>
                <w:sz w:val="20"/>
                <w:szCs w:val="20"/>
              </w:rPr>
              <w:t>4</w:t>
            </w:r>
            <w:r>
              <w:rPr>
                <w:b/>
                <w:bCs/>
                <w:sz w:val="20"/>
                <w:szCs w:val="20"/>
                <w:rtl/>
              </w:rPr>
              <w:t xml:space="preserve"> الخدمات الإضافية أو الاختيارية</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44"/>
              <w:gridCol w:w="5345"/>
            </w:tblGrid>
            <w:tr w:rsidR="009F255C" w:rsidRPr="00633922" w14:paraId="6956F571" w14:textId="77777777" w:rsidTr="001875C7">
              <w:tc>
                <w:tcPr>
                  <w:tcW w:w="5344" w:type="dxa"/>
                </w:tcPr>
                <w:p w14:paraId="39E913CB" w14:textId="77777777" w:rsidR="009F255C" w:rsidRPr="00633922" w:rsidRDefault="009F255C" w:rsidP="009F255C">
                  <w:pPr>
                    <w:pStyle w:val="p5"/>
                    <w:bidi/>
                    <w:jc w:val="both"/>
                    <w:rPr>
                      <w:sz w:val="20"/>
                      <w:szCs w:val="20"/>
                      <w:rtl/>
                    </w:rPr>
                  </w:pPr>
                  <w:r>
                    <w:rPr>
                      <w:sz w:val="20"/>
                      <w:szCs w:val="20"/>
                      <w:rtl/>
                    </w:rPr>
                    <w:t>(أ) لا تشمل القيمة الإجمالية للعقد الخدمات التالية:</w:t>
                  </w:r>
                </w:p>
                <w:p w14:paraId="3DA914AF" w14:textId="77777777" w:rsidR="009F255C" w:rsidRPr="00633922" w:rsidRDefault="009F255C" w:rsidP="009F255C">
                  <w:pPr>
                    <w:pStyle w:val="p1"/>
                    <w:numPr>
                      <w:ilvl w:val="0"/>
                      <w:numId w:val="14"/>
                    </w:numPr>
                    <w:bidi/>
                    <w:spacing w:before="100" w:beforeAutospacing="1" w:after="100" w:afterAutospacing="1"/>
                    <w:jc w:val="both"/>
                    <w:rPr>
                      <w:sz w:val="20"/>
                      <w:szCs w:val="20"/>
                      <w:rtl/>
                    </w:rPr>
                  </w:pPr>
                  <w:r>
                    <w:rPr>
                      <w:sz w:val="20"/>
                      <w:szCs w:val="20"/>
                      <w:rtl/>
                    </w:rPr>
                    <w:t>التسجيل الضريبي أو المحاسبي في إسبانيا.</w:t>
                  </w:r>
                </w:p>
                <w:p w14:paraId="1A8B516C" w14:textId="77777777" w:rsidR="009F255C" w:rsidRPr="00633922" w:rsidRDefault="009F255C" w:rsidP="009F255C">
                  <w:pPr>
                    <w:pStyle w:val="p1"/>
                    <w:numPr>
                      <w:ilvl w:val="0"/>
                      <w:numId w:val="14"/>
                    </w:numPr>
                    <w:bidi/>
                    <w:spacing w:before="100" w:beforeAutospacing="1" w:after="100" w:afterAutospacing="1"/>
                    <w:jc w:val="both"/>
                    <w:rPr>
                      <w:sz w:val="20"/>
                      <w:szCs w:val="20"/>
                      <w:rtl/>
                    </w:rPr>
                  </w:pPr>
                  <w:r>
                    <w:rPr>
                      <w:sz w:val="20"/>
                      <w:szCs w:val="20"/>
                      <w:rtl/>
                    </w:rPr>
                    <w:t>فتح الحساب البنكي أو تأسيس الشركات.</w:t>
                  </w:r>
                </w:p>
                <w:p w14:paraId="6DBF5986" w14:textId="77777777" w:rsidR="009F255C" w:rsidRPr="00633922" w:rsidRDefault="009F255C" w:rsidP="009F255C">
                  <w:pPr>
                    <w:pStyle w:val="p1"/>
                    <w:numPr>
                      <w:ilvl w:val="0"/>
                      <w:numId w:val="14"/>
                    </w:numPr>
                    <w:bidi/>
                    <w:spacing w:before="100" w:beforeAutospacing="1" w:after="100" w:afterAutospacing="1"/>
                    <w:jc w:val="both"/>
                    <w:rPr>
                      <w:sz w:val="20"/>
                      <w:szCs w:val="20"/>
                      <w:rtl/>
                    </w:rPr>
                  </w:pPr>
                  <w:r>
                    <w:rPr>
                      <w:sz w:val="20"/>
                      <w:szCs w:val="20"/>
                      <w:rtl/>
                    </w:rPr>
                    <w:t>التسجيل في التأمينات الاجتماعية أو التأمين الطبي.</w:t>
                  </w:r>
                </w:p>
                <w:p w14:paraId="60DA59D8" w14:textId="77777777" w:rsidR="009F255C" w:rsidRPr="00633922" w:rsidRDefault="009F255C" w:rsidP="006543EF">
                  <w:pPr>
                    <w:pStyle w:val="p1"/>
                    <w:numPr>
                      <w:ilvl w:val="0"/>
                      <w:numId w:val="14"/>
                    </w:numPr>
                    <w:bidi/>
                    <w:spacing w:before="100" w:beforeAutospacing="1" w:after="100" w:afterAutospacing="1"/>
                    <w:jc w:val="both"/>
                    <w:rPr>
                      <w:sz w:val="20"/>
                      <w:szCs w:val="20"/>
                      <w:rtl/>
                    </w:rPr>
                  </w:pPr>
                  <w:r>
                    <w:rPr>
                      <w:sz w:val="20"/>
                      <w:szCs w:val="20"/>
                      <w:rtl/>
                    </w:rPr>
                    <w:t>إيجار أو شراء العقار في إسبانيا.</w:t>
                  </w:r>
                </w:p>
              </w:tc>
              <w:tc>
                <w:tcPr>
                  <w:tcW w:w="5345" w:type="dxa"/>
                </w:tcPr>
                <w:p w14:paraId="33B5B086" w14:textId="77777777" w:rsidR="009F255C" w:rsidRPr="00633922" w:rsidRDefault="009F255C" w:rsidP="009F255C">
                  <w:pPr>
                    <w:pStyle w:val="p1"/>
                    <w:bidi/>
                    <w:jc w:val="both"/>
                    <w:rPr>
                      <w:sz w:val="20"/>
                      <w:szCs w:val="20"/>
                      <w:rtl/>
                    </w:rPr>
                  </w:pPr>
                  <w:r>
                    <w:rPr>
                      <w:sz w:val="20"/>
                      <w:szCs w:val="20"/>
                      <w:rtl/>
                    </w:rPr>
                    <w:t xml:space="preserve">(ب) يمكن للطرف الثاني طلب أي من هذه الخدمات بموجب </w:t>
                  </w:r>
                  <w:r>
                    <w:rPr>
                      <w:rStyle w:val="s1"/>
                      <w:b/>
                      <w:bCs/>
                      <w:sz w:val="20"/>
                      <w:szCs w:val="20"/>
                      <w:rtl/>
                    </w:rPr>
                    <w:t>عقد إضافي منفصل</w:t>
                  </w:r>
                  <w:r>
                    <w:rPr>
                      <w:sz w:val="20"/>
                      <w:szCs w:val="20"/>
                      <w:rtl/>
                    </w:rPr>
                    <w:t xml:space="preserve"> تُحدد له رسوم مستقلة عند الطلب.</w:t>
                  </w:r>
                </w:p>
                <w:p w14:paraId="5C41E496" w14:textId="77777777" w:rsidR="009F255C" w:rsidRPr="00633922" w:rsidRDefault="009F255C" w:rsidP="009F255C">
                  <w:pPr>
                    <w:pStyle w:val="p1"/>
                    <w:bidi/>
                    <w:jc w:val="both"/>
                    <w:rPr>
                      <w:sz w:val="20"/>
                      <w:szCs w:val="20"/>
                      <w:rtl/>
                    </w:rPr>
                  </w:pPr>
                </w:p>
                <w:p w14:paraId="66EB3B83" w14:textId="77777777" w:rsidR="009F255C" w:rsidRPr="00633922" w:rsidRDefault="009F255C" w:rsidP="00733833">
                  <w:pPr>
                    <w:pStyle w:val="p1"/>
                    <w:bidi/>
                    <w:jc w:val="both"/>
                    <w:rPr>
                      <w:sz w:val="20"/>
                      <w:szCs w:val="20"/>
                      <w:rtl/>
                    </w:rPr>
                  </w:pPr>
                  <w:r>
                    <w:rPr>
                      <w:sz w:val="20"/>
                      <w:szCs w:val="20"/>
                      <w:rtl/>
                    </w:rPr>
                    <w:t>(ج) لا يُلزم هذا العقد الشركة قانونيًا بتقديم تلك الخدمات إلا بعد توقيع اتفاق تكميلي جديد.</w:t>
                  </w:r>
                </w:p>
              </w:tc>
            </w:tr>
          </w:tbl>
          <w:p w14:paraId="4812DC9F" w14:textId="77777777" w:rsidR="00AA4F03" w:rsidRPr="00633922" w:rsidRDefault="00AA4F03" w:rsidP="0081607D">
            <w:pPr>
              <w:pStyle w:val="p4"/>
              <w:numPr>
                <w:ilvl w:val="1"/>
                <w:numId w:val="29"/>
              </w:numPr>
              <w:bidi/>
              <w:jc w:val="center"/>
              <w:rPr>
                <w:b/>
                <w:bCs/>
                <w:sz w:val="20"/>
                <w:szCs w:val="20"/>
                <w:rtl/>
              </w:rPr>
            </w:pPr>
            <w:r>
              <w:rPr>
                <w:b/>
                <w:bCs/>
                <w:sz w:val="20"/>
                <w:szCs w:val="20"/>
                <w:rtl/>
              </w:rPr>
              <w:t>التأخير في السداد</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44"/>
              <w:gridCol w:w="5345"/>
            </w:tblGrid>
            <w:tr w:rsidR="00636D5C" w:rsidRPr="00633922" w14:paraId="0E783017" w14:textId="77777777" w:rsidTr="001875C7">
              <w:tc>
                <w:tcPr>
                  <w:tcW w:w="5344" w:type="dxa"/>
                </w:tcPr>
                <w:p w14:paraId="16A6A12C" w14:textId="77777777" w:rsidR="00636D5C" w:rsidRPr="00633922" w:rsidRDefault="00636D5C" w:rsidP="0081607D">
                  <w:pPr>
                    <w:pStyle w:val="p5"/>
                    <w:bidi/>
                    <w:jc w:val="both"/>
                    <w:rPr>
                      <w:sz w:val="20"/>
                      <w:szCs w:val="20"/>
                      <w:rtl/>
                    </w:rPr>
                  </w:pPr>
                  <w:r>
                    <w:rPr>
                      <w:sz w:val="20"/>
                      <w:szCs w:val="20"/>
                      <w:rtl/>
                    </w:rPr>
                    <w:t xml:space="preserve">(أ) في حال تأخر الطرف الثاني عن سداد أي دفعة لمدة تتجاوز </w:t>
                  </w:r>
                  <w:r>
                    <w:rPr>
                      <w:rStyle w:val="s2"/>
                      <w:rFonts w:eastAsia="Playfair Display"/>
                      <w:b/>
                      <w:bCs/>
                      <w:sz w:val="20"/>
                      <w:szCs w:val="20"/>
                      <w:rtl/>
                    </w:rPr>
                    <w:t>خمسة عشر (15) يوم عمل</w:t>
                  </w:r>
                  <w:r>
                    <w:rPr>
                      <w:sz w:val="20"/>
                      <w:szCs w:val="20"/>
                      <w:rtl/>
                    </w:rPr>
                    <w:t xml:space="preserve"> من تاريخ استحقاقها، يحق للطرف الأول</w:t>
                  </w:r>
                  <w:r>
                    <w:rPr>
                      <w:rFonts w:hint="cs"/>
                      <w:sz w:val="20"/>
                      <w:szCs w:val="20"/>
                      <w:rtl/>
                    </w:rPr>
                    <w:t xml:space="preserve"> </w:t>
                  </w:r>
                  <w:r>
                    <w:rPr>
                      <w:sz w:val="20"/>
                      <w:szCs w:val="20"/>
                      <w:rtl/>
                    </w:rPr>
                    <w:t>تعليق تنفيذ الخدمات مؤقتًا لحين السداد الكامل.</w:t>
                  </w:r>
                </w:p>
              </w:tc>
              <w:tc>
                <w:tcPr>
                  <w:tcW w:w="5345" w:type="dxa"/>
                </w:tcPr>
                <w:p w14:paraId="1181CD8F" w14:textId="77777777" w:rsidR="00636D5C" w:rsidRPr="00633922" w:rsidRDefault="00636D5C" w:rsidP="009F255C">
                  <w:pPr>
                    <w:pStyle w:val="p1"/>
                    <w:bidi/>
                    <w:ind w:left="720" w:hanging="690"/>
                    <w:jc w:val="both"/>
                    <w:rPr>
                      <w:sz w:val="20"/>
                      <w:szCs w:val="20"/>
                      <w:rtl/>
                    </w:rPr>
                  </w:pPr>
                  <w:r>
                    <w:rPr>
                      <w:sz w:val="20"/>
                      <w:szCs w:val="20"/>
                      <w:rtl/>
                    </w:rPr>
                    <w:t xml:space="preserve">(ب) إذا تجاوز التأخير </w:t>
                  </w:r>
                  <w:r>
                    <w:rPr>
                      <w:rStyle w:val="s1"/>
                      <w:b/>
                      <w:bCs/>
                      <w:sz w:val="20"/>
                      <w:szCs w:val="20"/>
                      <w:rtl/>
                    </w:rPr>
                    <w:t>ثلاثين (30) يومًا</w:t>
                  </w:r>
                  <w:r>
                    <w:rPr>
                      <w:sz w:val="20"/>
                      <w:szCs w:val="20"/>
                      <w:rtl/>
                    </w:rPr>
                    <w:t xml:space="preserve">، يحق للطرف الأول </w:t>
                  </w:r>
                  <w:r>
                    <w:rPr>
                      <w:rStyle w:val="s1"/>
                      <w:b/>
                      <w:bCs/>
                      <w:sz w:val="20"/>
                      <w:szCs w:val="20"/>
                      <w:rtl/>
                    </w:rPr>
                    <w:t>فسخ العقد من تلقاء نفسه</w:t>
                  </w:r>
                  <w:r>
                    <w:rPr>
                      <w:sz w:val="20"/>
                      <w:szCs w:val="20"/>
                      <w:rtl/>
                    </w:rPr>
                    <w:t xml:space="preserve"> دون إشعار مسبق ودون التزام برد أي مبالغ مدفوعة سابقًا.</w:t>
                  </w:r>
                </w:p>
                <w:p w14:paraId="3BB79FBF" w14:textId="77777777" w:rsidR="0081607D" w:rsidRPr="00633922" w:rsidRDefault="0081607D" w:rsidP="0081607D">
                  <w:pPr>
                    <w:pStyle w:val="p1"/>
                    <w:bidi/>
                    <w:ind w:left="720" w:hanging="690"/>
                    <w:jc w:val="both"/>
                    <w:rPr>
                      <w:sz w:val="20"/>
                      <w:szCs w:val="20"/>
                      <w:rtl/>
                    </w:rPr>
                  </w:pPr>
                  <w:r>
                    <w:rPr>
                      <w:sz w:val="20"/>
                      <w:szCs w:val="20"/>
                      <w:rtl/>
                    </w:rPr>
                    <w:t>(ج) جميع المصاريف البنكية أو رسوم التحويل تقع على عاتق العميل</w:t>
                  </w:r>
                </w:p>
              </w:tc>
            </w:tr>
            <w:tr w:rsidR="00636D5C" w:rsidRPr="00633922" w14:paraId="5316F7E2" w14:textId="77777777" w:rsidTr="001875C7">
              <w:tc>
                <w:tcPr>
                  <w:tcW w:w="5344" w:type="dxa"/>
                </w:tcPr>
                <w:p w14:paraId="33D9A3B2" w14:textId="77777777" w:rsidR="00636D5C" w:rsidRPr="00633922" w:rsidRDefault="00636D5C" w:rsidP="009F255C">
                  <w:pPr>
                    <w:pStyle w:val="p1"/>
                    <w:bidi/>
                    <w:ind w:left="720" w:hanging="690"/>
                    <w:jc w:val="both"/>
                    <w:rPr>
                      <w:sz w:val="20"/>
                      <w:szCs w:val="20"/>
                      <w:rtl/>
                    </w:rPr>
                  </w:pPr>
                </w:p>
              </w:tc>
              <w:tc>
                <w:tcPr>
                  <w:tcW w:w="5345" w:type="dxa"/>
                </w:tcPr>
                <w:p w14:paraId="3F69A620" w14:textId="77777777" w:rsidR="00636D5C" w:rsidRPr="00633922" w:rsidRDefault="00636D5C" w:rsidP="00636D5C">
                  <w:pPr>
                    <w:pStyle w:val="p1"/>
                    <w:bidi/>
                    <w:ind w:left="720" w:hanging="690"/>
                    <w:jc w:val="both"/>
                    <w:rPr>
                      <w:sz w:val="20"/>
                      <w:szCs w:val="20"/>
                      <w:rtl/>
                    </w:rPr>
                  </w:pPr>
                </w:p>
              </w:tc>
            </w:tr>
          </w:tbl>
          <w:p w14:paraId="33308646" w14:textId="77777777" w:rsidR="00AA4F03" w:rsidRPr="00633922" w:rsidRDefault="00AA4F03" w:rsidP="006543EF">
            <w:pPr>
              <w:pStyle w:val="p4"/>
              <w:bidi/>
              <w:jc w:val="center"/>
              <w:rPr>
                <w:b/>
                <w:bCs/>
                <w:sz w:val="20"/>
                <w:szCs w:val="20"/>
                <w:rtl/>
              </w:rPr>
            </w:pPr>
            <w:r>
              <w:rPr>
                <w:b/>
                <w:bCs/>
                <w:sz w:val="20"/>
                <w:szCs w:val="20"/>
                <w:rtl/>
              </w:rPr>
              <w:t>6-</w:t>
            </w:r>
            <w:r>
              <w:rPr>
                <w:b/>
                <w:bCs/>
                <w:sz w:val="20"/>
                <w:szCs w:val="20"/>
              </w:rPr>
              <w:t>6</w:t>
            </w:r>
            <w:r>
              <w:rPr>
                <w:b/>
                <w:bCs/>
                <w:sz w:val="20"/>
                <w:szCs w:val="20"/>
                <w:rtl/>
              </w:rPr>
              <w:t xml:space="preserve"> أحكام عامة مالية</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44"/>
              <w:gridCol w:w="5345"/>
            </w:tblGrid>
            <w:tr w:rsidR="00636D5C" w:rsidRPr="00633922" w14:paraId="0B7796A0" w14:textId="77777777" w:rsidTr="001875C7">
              <w:tc>
                <w:tcPr>
                  <w:tcW w:w="5344" w:type="dxa"/>
                </w:tcPr>
                <w:p w14:paraId="679BF7DB" w14:textId="77777777" w:rsidR="00636D5C" w:rsidRPr="00633922" w:rsidRDefault="00636D5C" w:rsidP="009F255C">
                  <w:pPr>
                    <w:pStyle w:val="p5"/>
                    <w:bidi/>
                    <w:jc w:val="both"/>
                    <w:rPr>
                      <w:sz w:val="20"/>
                      <w:szCs w:val="20"/>
                      <w:rtl/>
                    </w:rPr>
                  </w:pPr>
                  <w:r>
                    <w:rPr>
                      <w:sz w:val="20"/>
                      <w:szCs w:val="20"/>
                      <w:rtl/>
                    </w:rPr>
                    <w:t xml:space="preserve">(أ) تُعد الأتعاب المحددة في هذا العقد </w:t>
                  </w:r>
                  <w:r>
                    <w:rPr>
                      <w:rStyle w:val="s2"/>
                      <w:rFonts w:eastAsia="Playfair Display"/>
                      <w:b/>
                      <w:bCs/>
                      <w:sz w:val="20"/>
                      <w:szCs w:val="20"/>
                      <w:rtl/>
                    </w:rPr>
                    <w:t>مقابلًا عن الخدمات المهنية والاستشارية فقط</w:t>
                  </w:r>
                  <w:r>
                    <w:rPr>
                      <w:sz w:val="20"/>
                      <w:szCs w:val="20"/>
                      <w:rtl/>
                    </w:rPr>
                    <w:t xml:space="preserve">، </w:t>
                  </w:r>
                  <w:r>
                    <w:rPr>
                      <w:rFonts w:hint="cs"/>
                      <w:sz w:val="20"/>
                      <w:szCs w:val="20"/>
                      <w:rtl/>
                    </w:rPr>
                    <w:t>وتشمل</w:t>
                  </w:r>
                  <w:r>
                    <w:rPr>
                      <w:sz w:val="20"/>
                      <w:szCs w:val="20"/>
                      <w:rtl/>
                    </w:rPr>
                    <w:t xml:space="preserve"> الرسوم الحكومية </w:t>
                  </w:r>
                  <w:r>
                    <w:rPr>
                      <w:rFonts w:hint="cs"/>
                      <w:sz w:val="20"/>
                      <w:szCs w:val="20"/>
                      <w:rtl/>
                    </w:rPr>
                    <w:t>وترجمة</w:t>
                  </w:r>
                  <w:r>
                    <w:rPr>
                      <w:sz w:val="20"/>
                      <w:szCs w:val="20"/>
                      <w:rtl/>
                    </w:rPr>
                    <w:t xml:space="preserve"> الوثائق </w:t>
                  </w:r>
                  <w:r>
                    <w:rPr>
                      <w:rFonts w:hint="cs"/>
                      <w:sz w:val="20"/>
                      <w:szCs w:val="20"/>
                      <w:rtl/>
                    </w:rPr>
                    <w:t>والتوثيق</w:t>
                  </w:r>
                  <w:r>
                    <w:rPr>
                      <w:sz w:val="20"/>
                      <w:szCs w:val="20"/>
                      <w:rtl/>
                    </w:rPr>
                    <w:t xml:space="preserve"> </w:t>
                  </w:r>
                  <w:r>
                    <w:rPr>
                      <w:rFonts w:hint="cs"/>
                      <w:sz w:val="20"/>
                      <w:szCs w:val="20"/>
                      <w:rtl/>
                    </w:rPr>
                    <w:t>والشحن</w:t>
                  </w:r>
                  <w:r>
                    <w:rPr>
                      <w:sz w:val="20"/>
                      <w:szCs w:val="20"/>
                      <w:rtl/>
                    </w:rPr>
                    <w:t xml:space="preserve"> </w:t>
                  </w:r>
                  <w:r>
                    <w:rPr>
                      <w:rFonts w:hint="cs"/>
                      <w:sz w:val="20"/>
                      <w:szCs w:val="20"/>
                      <w:rtl/>
                    </w:rPr>
                    <w:t>الدولي.</w:t>
                  </w:r>
                </w:p>
              </w:tc>
              <w:tc>
                <w:tcPr>
                  <w:tcW w:w="5345" w:type="dxa"/>
                </w:tcPr>
                <w:p w14:paraId="658070E3" w14:textId="77777777" w:rsidR="00636D5C" w:rsidRPr="00633922" w:rsidRDefault="00636D5C" w:rsidP="009F255C">
                  <w:pPr>
                    <w:pStyle w:val="p5"/>
                    <w:bidi/>
                    <w:jc w:val="both"/>
                    <w:rPr>
                      <w:sz w:val="20"/>
                      <w:szCs w:val="20"/>
                      <w:rtl/>
                    </w:rPr>
                  </w:pPr>
                  <w:r>
                    <w:rPr>
                      <w:sz w:val="20"/>
                      <w:szCs w:val="20"/>
                      <w:rtl/>
                    </w:rPr>
                    <w:t xml:space="preserve">(ب) يقر العميل بأنه </w:t>
                  </w:r>
                  <w:r>
                    <w:rPr>
                      <w:rStyle w:val="s2"/>
                      <w:rFonts w:eastAsia="Playfair Display"/>
                      <w:b/>
                      <w:bCs/>
                      <w:sz w:val="20"/>
                      <w:szCs w:val="20"/>
                      <w:rtl/>
                    </w:rPr>
                    <w:t>اطلع وفهم كامل التفاصيل المالية</w:t>
                  </w:r>
                  <w:r>
                    <w:rPr>
                      <w:sz w:val="20"/>
                      <w:szCs w:val="20"/>
                      <w:rtl/>
                    </w:rPr>
                    <w:t xml:space="preserve"> وأن القيمة المتفق عليها نهائية و</w:t>
                  </w:r>
                  <w:r>
                    <w:rPr>
                      <w:rFonts w:hint="cs"/>
                      <w:sz w:val="20"/>
                      <w:szCs w:val="20"/>
                      <w:rtl/>
                    </w:rPr>
                    <w:t xml:space="preserve">غير </w:t>
                  </w:r>
                  <w:r>
                    <w:rPr>
                      <w:sz w:val="20"/>
                      <w:szCs w:val="20"/>
                      <w:rtl/>
                    </w:rPr>
                    <w:t>مشمولة بضريبة القيمة المضافة إن وجدت.</w:t>
                  </w:r>
                </w:p>
              </w:tc>
            </w:tr>
            <w:tr w:rsidR="00636D5C" w:rsidRPr="00633922" w14:paraId="37AE4056" w14:textId="77777777" w:rsidTr="001875C7">
              <w:tc>
                <w:tcPr>
                  <w:tcW w:w="5344" w:type="dxa"/>
                </w:tcPr>
                <w:p w14:paraId="05DA29A8" w14:textId="77777777" w:rsidR="00215A8C" w:rsidRPr="00633922" w:rsidRDefault="00636D5C" w:rsidP="00633922">
                  <w:pPr>
                    <w:pStyle w:val="p5"/>
                    <w:bidi/>
                    <w:jc w:val="both"/>
                    <w:rPr>
                      <w:sz w:val="20"/>
                      <w:szCs w:val="20"/>
                      <w:rtl/>
                    </w:rPr>
                  </w:pPr>
                  <w:r>
                    <w:rPr>
                      <w:sz w:val="20"/>
                      <w:szCs w:val="20"/>
                      <w:rtl/>
                    </w:rPr>
                    <w:t>(ج) في حال تطبيق ضرائب جديدة بعد توقيع العقد، يتحمل العميل وحده فروق هذه الضرائب طبقًا للقانون.</w:t>
                  </w:r>
                </w:p>
              </w:tc>
              <w:tc>
                <w:tcPr>
                  <w:tcW w:w="5345" w:type="dxa"/>
                </w:tcPr>
                <w:p w14:paraId="1D7CC7FB" w14:textId="77777777" w:rsidR="00636D5C" w:rsidRPr="00633922" w:rsidRDefault="00636D5C" w:rsidP="009F255C">
                  <w:pPr>
                    <w:pStyle w:val="p5"/>
                    <w:bidi/>
                    <w:jc w:val="both"/>
                    <w:rPr>
                      <w:sz w:val="20"/>
                      <w:szCs w:val="20"/>
                      <w:rtl/>
                    </w:rPr>
                  </w:pPr>
                  <w:r>
                    <w:rPr>
                      <w:sz w:val="20"/>
                      <w:szCs w:val="20"/>
                      <w:rtl/>
                    </w:rPr>
                    <w:t>(د) لا يجوز استقطاع أي مبالغ من الأتعاب أو تعليق السداد بحجة التأخير الحكومي أو تغير القوانين أو ظروف القوة القاهرة.</w:t>
                  </w:r>
                </w:p>
                <w:p w14:paraId="5710B9A1" w14:textId="77777777" w:rsidR="001875C7" w:rsidRPr="00633922" w:rsidRDefault="001875C7" w:rsidP="001875C7">
                  <w:pPr>
                    <w:pStyle w:val="p5"/>
                    <w:bidi/>
                    <w:jc w:val="both"/>
                    <w:rPr>
                      <w:sz w:val="20"/>
                      <w:szCs w:val="20"/>
                      <w:rtl/>
                    </w:rPr>
                  </w:pPr>
                </w:p>
              </w:tc>
            </w:tr>
          </w:tbl>
          <w:p w14:paraId="32E6FDD5" w14:textId="77777777" w:rsidR="00316F43" w:rsidRPr="00633922" w:rsidRDefault="00316F43" w:rsidP="00316F43">
            <w:pPr>
              <w:bidi/>
              <w:spacing w:line="360" w:lineRule="auto"/>
              <w:jc w:val="center"/>
              <w:rPr>
                <w:rFonts w:cstheme="minorHAnsi"/>
                <w:b/>
                <w:bCs/>
                <w:sz w:val="20"/>
                <w:szCs w:val="20"/>
                <w:u w:val="single"/>
                <w:rtl/>
              </w:rPr>
            </w:pPr>
            <w:r>
              <w:rPr>
                <w:rFonts w:cstheme="minorHAnsi"/>
                <w:b/>
                <w:bCs/>
                <w:sz w:val="20"/>
                <w:szCs w:val="20"/>
                <w:u w:val="single"/>
                <w:rtl/>
              </w:rPr>
              <w:t>المادة (7) – التأمينات الاجتماعية</w:t>
            </w:r>
            <w:r>
              <w:rPr>
                <w:rFonts w:cstheme="minorHAnsi"/>
                <w:b/>
                <w:bCs/>
                <w:sz w:val="20"/>
                <w:szCs w:val="20"/>
                <w:u w:val="single"/>
              </w:rPr>
              <w:t xml:space="preserve"> (RETA)</w:t>
            </w:r>
          </w:p>
          <w:p w14:paraId="62A49F01" w14:textId="77777777" w:rsidR="006B08B2" w:rsidRPr="00633922" w:rsidRDefault="006B08B2" w:rsidP="006543EF">
            <w:pPr>
              <w:pStyle w:val="p1"/>
              <w:bidi/>
              <w:jc w:val="center"/>
              <w:rPr>
                <w:b/>
                <w:bCs/>
                <w:sz w:val="20"/>
                <w:szCs w:val="20"/>
                <w:rtl/>
              </w:rPr>
            </w:pPr>
            <w:r>
              <w:rPr>
                <w:b/>
                <w:bCs/>
                <w:sz w:val="20"/>
                <w:szCs w:val="20"/>
                <w:rtl/>
              </w:rPr>
              <w:t xml:space="preserve">7-1 التسجيل في نظام </w:t>
            </w:r>
            <w:r>
              <w:rPr>
                <w:b/>
                <w:bCs/>
                <w:sz w:val="20"/>
                <w:szCs w:val="20"/>
              </w:rPr>
              <w:t>RETA</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44"/>
              <w:gridCol w:w="5345"/>
            </w:tblGrid>
            <w:tr w:rsidR="00636D5C" w:rsidRPr="00633922" w14:paraId="0624C989" w14:textId="77777777" w:rsidTr="001875C7">
              <w:tc>
                <w:tcPr>
                  <w:tcW w:w="5344" w:type="dxa"/>
                </w:tcPr>
                <w:p w14:paraId="6074E644" w14:textId="77777777" w:rsidR="00636D5C" w:rsidRPr="00633922" w:rsidRDefault="00636D5C" w:rsidP="009F255C">
                  <w:pPr>
                    <w:pStyle w:val="p2"/>
                    <w:bidi/>
                    <w:jc w:val="left"/>
                    <w:rPr>
                      <w:sz w:val="20"/>
                      <w:szCs w:val="20"/>
                      <w:rtl/>
                    </w:rPr>
                  </w:pPr>
                  <w:r>
                    <w:rPr>
                      <w:sz w:val="20"/>
                      <w:szCs w:val="20"/>
                      <w:rtl/>
                    </w:rPr>
                    <w:t xml:space="preserve">(أ) يقر الطرف الثاني (العميل) بأنه على علم كامل بضرورة التسجيل في نظام </w:t>
                  </w:r>
                  <w:r>
                    <w:rPr>
                      <w:rStyle w:val="s1"/>
                      <w:b/>
                      <w:bCs/>
                      <w:sz w:val="20"/>
                      <w:szCs w:val="20"/>
                    </w:rPr>
                    <w:t>Régimen Especial de Trabajadores Autónomos (RETA</w:t>
                  </w:r>
                  <w:r>
                    <w:rPr>
                      <w:sz w:val="20"/>
                      <w:szCs w:val="20"/>
                      <w:rtl/>
                    </w:rPr>
                    <w:t xml:space="preserve">، وهو النظام الخاص بالعاملين المستقلين في مملكة إسبانيا، وذلك فور حصوله على الإقامة الإسبانية ضمن برنامج </w:t>
                  </w:r>
                  <w:r>
                    <w:rPr>
                      <w:rStyle w:val="s1"/>
                      <w:b/>
                      <w:bCs/>
                      <w:sz w:val="20"/>
                      <w:szCs w:val="20"/>
                    </w:rPr>
                    <w:t>Digital Nomad</w:t>
                  </w:r>
                  <w:r>
                    <w:rPr>
                      <w:sz w:val="20"/>
                      <w:szCs w:val="20"/>
                      <w:rtl/>
                    </w:rPr>
                    <w:t>.</w:t>
                  </w:r>
                </w:p>
              </w:tc>
              <w:tc>
                <w:tcPr>
                  <w:tcW w:w="5345" w:type="dxa"/>
                </w:tcPr>
                <w:p w14:paraId="7FB2B709" w14:textId="77777777" w:rsidR="00636D5C" w:rsidRPr="00633922" w:rsidRDefault="00636D5C" w:rsidP="009F255C">
                  <w:pPr>
                    <w:pStyle w:val="p2"/>
                    <w:bidi/>
                    <w:jc w:val="left"/>
                    <w:rPr>
                      <w:sz w:val="20"/>
                      <w:szCs w:val="20"/>
                      <w:rtl/>
                    </w:rPr>
                  </w:pPr>
                  <w:r>
                    <w:rPr>
                      <w:sz w:val="20"/>
                      <w:szCs w:val="20"/>
                      <w:rtl/>
                    </w:rPr>
                    <w:t>(ب) يتحمل الطرف الثاني وحده مسؤولية التسجيل لدى الجهات الإسبانية المختصة وإتمام كافة الإجراءات الإدارية والقانونية اللازمة لذلك، بما في ذلك تحديد النشاط المهني، تسجيله إلكترونيًا، وسداد الاشتراكات الشهرية دون تدخل أو التزام على الشركة.</w:t>
                  </w:r>
                </w:p>
              </w:tc>
            </w:tr>
            <w:tr w:rsidR="00636D5C" w:rsidRPr="00633922" w14:paraId="5513F0D0" w14:textId="77777777" w:rsidTr="001875C7">
              <w:tc>
                <w:tcPr>
                  <w:tcW w:w="5344" w:type="dxa"/>
                </w:tcPr>
                <w:p w14:paraId="4C544A96" w14:textId="77777777" w:rsidR="00636D5C" w:rsidRPr="00633922" w:rsidRDefault="00636D5C" w:rsidP="009F255C">
                  <w:pPr>
                    <w:pStyle w:val="p2"/>
                    <w:bidi/>
                    <w:jc w:val="left"/>
                    <w:rPr>
                      <w:sz w:val="20"/>
                      <w:szCs w:val="20"/>
                      <w:rtl/>
                    </w:rPr>
                  </w:pPr>
                  <w:r>
                    <w:rPr>
                      <w:sz w:val="20"/>
                      <w:szCs w:val="20"/>
                      <w:rtl/>
                    </w:rPr>
                    <w:t>(ج) لا تتحمل الشركة أي مسؤولية قانونية أو مالية عن أي تأخير أو امتناع من العميل في إتمام التسجيل أو سداد الاشتراكات.</w:t>
                  </w:r>
                </w:p>
                <w:p w14:paraId="58BE30B6" w14:textId="77777777" w:rsidR="00727246" w:rsidRPr="00633922" w:rsidRDefault="00727246" w:rsidP="00727246">
                  <w:pPr>
                    <w:pStyle w:val="p2"/>
                    <w:bidi/>
                    <w:jc w:val="left"/>
                    <w:rPr>
                      <w:sz w:val="20"/>
                      <w:szCs w:val="20"/>
                      <w:rtl/>
                    </w:rPr>
                  </w:pPr>
                </w:p>
              </w:tc>
              <w:tc>
                <w:tcPr>
                  <w:tcW w:w="5345" w:type="dxa"/>
                </w:tcPr>
                <w:p w14:paraId="135F9641" w14:textId="77777777" w:rsidR="00636D5C" w:rsidRPr="00633922" w:rsidRDefault="00636D5C" w:rsidP="00636D5C">
                  <w:pPr>
                    <w:pStyle w:val="p2"/>
                    <w:bidi/>
                    <w:jc w:val="left"/>
                    <w:rPr>
                      <w:sz w:val="20"/>
                      <w:szCs w:val="20"/>
                      <w:rtl/>
                    </w:rPr>
                  </w:pPr>
                </w:p>
              </w:tc>
            </w:tr>
          </w:tbl>
          <w:p w14:paraId="790A340D" w14:textId="77777777" w:rsidR="006B08B2" w:rsidRPr="00633922" w:rsidRDefault="006B08B2" w:rsidP="006543EF">
            <w:pPr>
              <w:pStyle w:val="p1"/>
              <w:bidi/>
              <w:jc w:val="center"/>
              <w:rPr>
                <w:b/>
                <w:bCs/>
                <w:sz w:val="20"/>
                <w:szCs w:val="20"/>
                <w:rtl/>
              </w:rPr>
            </w:pPr>
            <w:r>
              <w:rPr>
                <w:b/>
                <w:bCs/>
                <w:sz w:val="20"/>
                <w:szCs w:val="20"/>
                <w:rtl/>
              </w:rPr>
              <w:t>7-2 قيمة الاشتراك ونظام السداد</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44"/>
              <w:gridCol w:w="5345"/>
            </w:tblGrid>
            <w:tr w:rsidR="00636D5C" w:rsidRPr="00633922" w14:paraId="49A01AF6" w14:textId="77777777" w:rsidTr="001875C7">
              <w:tc>
                <w:tcPr>
                  <w:tcW w:w="5344" w:type="dxa"/>
                </w:tcPr>
                <w:p w14:paraId="177BC46C" w14:textId="77777777" w:rsidR="00636D5C" w:rsidRPr="00633922" w:rsidRDefault="00636D5C" w:rsidP="009F255C">
                  <w:pPr>
                    <w:pStyle w:val="p2"/>
                    <w:bidi/>
                    <w:jc w:val="left"/>
                    <w:rPr>
                      <w:sz w:val="20"/>
                      <w:szCs w:val="20"/>
                      <w:rtl/>
                    </w:rPr>
                  </w:pPr>
                  <w:r>
                    <w:rPr>
                      <w:sz w:val="20"/>
                      <w:szCs w:val="20"/>
                      <w:rtl/>
                    </w:rPr>
                    <w:lastRenderedPageBreak/>
                    <w:t xml:space="preserve">(أ) تكون قيمة الاشتراك الشهري المقررة في نظام التأمينات الاجتماعية الإسباني </w:t>
                  </w:r>
                  <w:r>
                    <w:rPr>
                      <w:rStyle w:val="s1"/>
                      <w:b/>
                      <w:bCs/>
                      <w:sz w:val="20"/>
                      <w:szCs w:val="20"/>
                      <w:rtl/>
                    </w:rPr>
                    <w:t>87 يورو شهريًا خلال السنة الأولى من الإقامة</w:t>
                  </w:r>
                  <w:r>
                    <w:rPr>
                      <w:sz w:val="20"/>
                      <w:szCs w:val="20"/>
                      <w:rtl/>
                    </w:rPr>
                    <w:t>.</w:t>
                  </w:r>
                </w:p>
              </w:tc>
              <w:tc>
                <w:tcPr>
                  <w:tcW w:w="5345" w:type="dxa"/>
                </w:tcPr>
                <w:p w14:paraId="022B13B8" w14:textId="77777777" w:rsidR="00636D5C" w:rsidRPr="00633922" w:rsidRDefault="00636D5C" w:rsidP="009F255C">
                  <w:pPr>
                    <w:pStyle w:val="p2"/>
                    <w:bidi/>
                    <w:jc w:val="left"/>
                    <w:rPr>
                      <w:sz w:val="20"/>
                      <w:szCs w:val="20"/>
                      <w:rtl/>
                    </w:rPr>
                  </w:pPr>
                  <w:r>
                    <w:rPr>
                      <w:sz w:val="20"/>
                      <w:szCs w:val="20"/>
                      <w:rtl/>
                    </w:rPr>
                    <w:t>(ب) يجوز تمديد العمل بهذه القيمة للسنة الثانية وفق القوانين الإسبانية وما تقرره الجهات الحكومية.</w:t>
                  </w:r>
                </w:p>
              </w:tc>
            </w:tr>
            <w:tr w:rsidR="00636D5C" w:rsidRPr="00633922" w14:paraId="77B5E4D1" w14:textId="77777777" w:rsidTr="001875C7">
              <w:tc>
                <w:tcPr>
                  <w:tcW w:w="5344" w:type="dxa"/>
                </w:tcPr>
                <w:p w14:paraId="1E373427" w14:textId="77777777" w:rsidR="00636D5C" w:rsidRPr="00633922" w:rsidRDefault="00636D5C" w:rsidP="009F255C">
                  <w:pPr>
                    <w:pStyle w:val="p2"/>
                    <w:bidi/>
                    <w:jc w:val="left"/>
                    <w:rPr>
                      <w:sz w:val="20"/>
                      <w:szCs w:val="20"/>
                      <w:rtl/>
                    </w:rPr>
                  </w:pPr>
                  <w:r>
                    <w:rPr>
                      <w:sz w:val="20"/>
                      <w:szCs w:val="20"/>
                      <w:rtl/>
                    </w:rPr>
                    <w:t xml:space="preserve">(ج) اعتبارًا من السنة الثالثة، ترتفع قيمة الاشتراك إلى </w:t>
                  </w:r>
                  <w:r>
                    <w:rPr>
                      <w:rStyle w:val="s1"/>
                      <w:b/>
                      <w:bCs/>
                      <w:sz w:val="20"/>
                      <w:szCs w:val="20"/>
                      <w:rtl/>
                    </w:rPr>
                    <w:t>350 يورو شهريًا</w:t>
                  </w:r>
                  <w:r>
                    <w:rPr>
                      <w:sz w:val="20"/>
                      <w:szCs w:val="20"/>
                      <w:rtl/>
                    </w:rPr>
                    <w:t>، وهي التكلفة التقديرية للحد الأدنى الإلزامي للمستقلين في إسبانيا.</w:t>
                  </w:r>
                </w:p>
              </w:tc>
              <w:tc>
                <w:tcPr>
                  <w:tcW w:w="5345" w:type="dxa"/>
                </w:tcPr>
                <w:p w14:paraId="46D86C0C" w14:textId="77777777" w:rsidR="00636D5C" w:rsidRPr="00633922" w:rsidRDefault="00636D5C" w:rsidP="009F255C">
                  <w:pPr>
                    <w:pStyle w:val="p2"/>
                    <w:bidi/>
                    <w:jc w:val="left"/>
                    <w:rPr>
                      <w:sz w:val="20"/>
                      <w:szCs w:val="20"/>
                      <w:rtl/>
                    </w:rPr>
                  </w:pPr>
                  <w:r>
                    <w:rPr>
                      <w:sz w:val="20"/>
                      <w:szCs w:val="20"/>
                      <w:rtl/>
                    </w:rPr>
                    <w:t>(د) يتحمل العميل وحده الالتزام المالي الكامل بسداد هذه الاشتراكات في المواعيد القانونية المحددة دون تدخل من الشركة أو أي التزام عليها بالمطالبة أو التذكير أو المتابعة.</w:t>
                  </w:r>
                </w:p>
              </w:tc>
            </w:tr>
          </w:tbl>
          <w:p w14:paraId="18182BAD" w14:textId="77777777" w:rsidR="00592BCB" w:rsidRPr="00633922" w:rsidRDefault="00592BCB" w:rsidP="00727246">
            <w:pPr>
              <w:jc w:val="right"/>
              <w:rPr>
                <w:rStyle w:val="s2"/>
                <w:rFonts w:cs="Times New Roman"/>
                <w:sz w:val="20"/>
                <w:szCs w:val="20"/>
                <w:rtl/>
              </w:rPr>
            </w:pPr>
            <w:r>
              <w:rPr>
                <w:rStyle w:val="s2"/>
                <w:rFonts w:cs="Times New Roman" w:hint="cs"/>
                <w:sz w:val="20"/>
                <w:szCs w:val="20"/>
                <w:rtl/>
              </w:rPr>
              <w:t xml:space="preserve">هذه المبالغ والاشتراكات تعد بمثابة معلومات استرشادية حيث ان الطرف الأول لا يعد محاسب ضريبيا ولذلك يتوجب على الطرف الثاني الاستعانة بمحاسب قانوني داخل الدولة </w:t>
            </w:r>
            <w:proofErr w:type="gramStart"/>
            <w:r>
              <w:rPr>
                <w:rStyle w:val="s2"/>
                <w:rFonts w:cs="Times New Roman" w:hint="cs"/>
                <w:sz w:val="20"/>
                <w:szCs w:val="20"/>
                <w:rtl/>
              </w:rPr>
              <w:t>حتي</w:t>
            </w:r>
            <w:proofErr w:type="gramEnd"/>
            <w:r>
              <w:rPr>
                <w:rStyle w:val="s2"/>
                <w:rFonts w:cs="Times New Roman" w:hint="cs"/>
                <w:sz w:val="20"/>
                <w:szCs w:val="20"/>
                <w:rtl/>
              </w:rPr>
              <w:t xml:space="preserve"> يستطيع التأكد من المبالغ المطلوب سدادها)</w:t>
            </w:r>
          </w:p>
          <w:p w14:paraId="7250482A" w14:textId="77777777" w:rsidR="003F37B2" w:rsidRPr="00633922" w:rsidRDefault="003F37B2" w:rsidP="00636D5C">
            <w:pPr>
              <w:rPr>
                <w:rStyle w:val="s2"/>
                <w:sz w:val="20"/>
                <w:szCs w:val="20"/>
                <w:rtl/>
              </w:rPr>
            </w:pPr>
          </w:p>
          <w:p w14:paraId="0CED5591" w14:textId="77777777" w:rsidR="00636D5C" w:rsidRPr="00633922" w:rsidRDefault="006B08B2" w:rsidP="006543EF">
            <w:pPr>
              <w:pStyle w:val="p1"/>
              <w:bidi/>
              <w:jc w:val="center"/>
              <w:rPr>
                <w:b/>
                <w:bCs/>
                <w:sz w:val="20"/>
                <w:szCs w:val="20"/>
              </w:rPr>
            </w:pPr>
            <w:r>
              <w:rPr>
                <w:b/>
                <w:bCs/>
                <w:sz w:val="20"/>
                <w:szCs w:val="20"/>
                <w:rtl/>
              </w:rPr>
              <w:t>7-3 المستفيد من التأمينات الاجتماعية</w:t>
            </w:r>
          </w:p>
          <w:p w14:paraId="07F85B25" w14:textId="77777777" w:rsidR="009F255C" w:rsidRPr="00633922" w:rsidRDefault="006B08B2" w:rsidP="006543EF">
            <w:pPr>
              <w:pStyle w:val="p2"/>
              <w:numPr>
                <w:ilvl w:val="0"/>
                <w:numId w:val="28"/>
              </w:numPr>
              <w:bidi/>
              <w:jc w:val="left"/>
              <w:rPr>
                <w:sz w:val="20"/>
                <w:szCs w:val="20"/>
                <w:rtl/>
              </w:rPr>
            </w:pPr>
            <w:r>
              <w:rPr>
                <w:sz w:val="20"/>
                <w:szCs w:val="20"/>
                <w:rtl/>
              </w:rPr>
              <w:t xml:space="preserve">يقر العميل أن هذا الاشتراك يخصه </w:t>
            </w:r>
            <w:r>
              <w:rPr>
                <w:rStyle w:val="s1"/>
                <w:b/>
                <w:bCs/>
                <w:sz w:val="20"/>
                <w:szCs w:val="20"/>
                <w:rtl/>
              </w:rPr>
              <w:t xml:space="preserve">بصفته الشخصية فقط دون </w:t>
            </w:r>
            <w:r>
              <w:rPr>
                <w:rStyle w:val="s1"/>
                <w:rFonts w:hint="cs"/>
                <w:b/>
                <w:bCs/>
                <w:sz w:val="20"/>
                <w:szCs w:val="20"/>
                <w:rtl/>
              </w:rPr>
              <w:t>أسرته</w:t>
            </w:r>
            <w:r>
              <w:rPr>
                <w:rFonts w:hint="cs"/>
                <w:sz w:val="20"/>
                <w:szCs w:val="20"/>
                <w:rtl/>
              </w:rPr>
              <w:t xml:space="preserve"> بمعني ان الالتزام الخاص بالسداد يقع عليه فقط وتتمتع الأسرة معه بكافة الامتيازات.</w:t>
            </w:r>
          </w:p>
          <w:p w14:paraId="5DCD4825" w14:textId="77777777" w:rsidR="006B08B2" w:rsidRPr="00633922" w:rsidRDefault="006B08B2" w:rsidP="006543EF">
            <w:pPr>
              <w:pStyle w:val="p1"/>
              <w:bidi/>
              <w:jc w:val="center"/>
              <w:rPr>
                <w:b/>
                <w:bCs/>
                <w:sz w:val="20"/>
                <w:szCs w:val="20"/>
                <w:rtl/>
              </w:rPr>
            </w:pPr>
            <w:r>
              <w:rPr>
                <w:b/>
                <w:bCs/>
                <w:sz w:val="20"/>
                <w:szCs w:val="20"/>
                <w:rtl/>
              </w:rPr>
              <w:t>7-4 التزامات العميل بعد التسجيل</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44"/>
              <w:gridCol w:w="5345"/>
            </w:tblGrid>
            <w:tr w:rsidR="00636D5C" w:rsidRPr="00633922" w14:paraId="0BC9B125" w14:textId="77777777" w:rsidTr="001875C7">
              <w:tc>
                <w:tcPr>
                  <w:tcW w:w="5344" w:type="dxa"/>
                </w:tcPr>
                <w:p w14:paraId="2755AC01" w14:textId="77777777" w:rsidR="00636D5C" w:rsidRPr="00633922" w:rsidRDefault="00636D5C" w:rsidP="009F255C">
                  <w:pPr>
                    <w:pStyle w:val="p2"/>
                    <w:bidi/>
                    <w:jc w:val="left"/>
                    <w:rPr>
                      <w:sz w:val="20"/>
                      <w:szCs w:val="20"/>
                      <w:rtl/>
                    </w:rPr>
                  </w:pPr>
                  <w:r>
                    <w:rPr>
                      <w:sz w:val="20"/>
                      <w:szCs w:val="20"/>
                      <w:rtl/>
                    </w:rPr>
                    <w:t xml:space="preserve">(أ) يلتزم العميل بتقديم </w:t>
                  </w:r>
                  <w:r>
                    <w:rPr>
                      <w:rStyle w:val="s1"/>
                      <w:b/>
                      <w:bCs/>
                      <w:sz w:val="20"/>
                      <w:szCs w:val="20"/>
                      <w:rtl/>
                    </w:rPr>
                    <w:t>الإقرارات التأمينية والضريبية الدورية</w:t>
                  </w:r>
                  <w:r>
                    <w:rPr>
                      <w:sz w:val="20"/>
                      <w:szCs w:val="20"/>
                      <w:rtl/>
                    </w:rPr>
                    <w:t xml:space="preserve"> بنفسه أو من خلال محاسب إسباني معتمد، ويقر بأن الشركة ليست جهة محاسبية أو ضريبية أو وسيط قانوني في هذا الصدد.</w:t>
                  </w:r>
                </w:p>
              </w:tc>
              <w:tc>
                <w:tcPr>
                  <w:tcW w:w="5345" w:type="dxa"/>
                </w:tcPr>
                <w:p w14:paraId="1CB45FCF" w14:textId="77777777" w:rsidR="00636D5C" w:rsidRPr="00633922" w:rsidRDefault="00636D5C" w:rsidP="00636D5C">
                  <w:pPr>
                    <w:pStyle w:val="p2"/>
                    <w:bidi/>
                    <w:jc w:val="left"/>
                    <w:rPr>
                      <w:sz w:val="20"/>
                      <w:szCs w:val="20"/>
                      <w:rtl/>
                    </w:rPr>
                  </w:pPr>
                  <w:r>
                    <w:rPr>
                      <w:sz w:val="20"/>
                      <w:szCs w:val="20"/>
                      <w:rtl/>
                    </w:rPr>
                    <w:t>(ب) يلتزم العميل بحمل رقم التسجيل التأميني (</w:t>
                  </w:r>
                  <w:r>
                    <w:rPr>
                      <w:sz w:val="20"/>
                      <w:szCs w:val="20"/>
                    </w:rPr>
                    <w:t>Nº Seguridad Social</w:t>
                  </w:r>
                  <w:r>
                    <w:rPr>
                      <w:sz w:val="20"/>
                      <w:szCs w:val="20"/>
                      <w:rtl/>
                    </w:rPr>
                    <w:t>) وتزويد السلطات الإسبانية به عند الطلب.</w:t>
                  </w:r>
                </w:p>
                <w:p w14:paraId="4ECC3994" w14:textId="77777777" w:rsidR="00636D5C" w:rsidRPr="00633922" w:rsidRDefault="00636D5C" w:rsidP="00636D5C">
                  <w:pPr>
                    <w:pStyle w:val="p1"/>
                    <w:bidi/>
                    <w:jc w:val="both"/>
                    <w:rPr>
                      <w:sz w:val="20"/>
                      <w:szCs w:val="20"/>
                      <w:rtl/>
                    </w:rPr>
                  </w:pPr>
                </w:p>
              </w:tc>
            </w:tr>
            <w:tr w:rsidR="00636D5C" w:rsidRPr="00633922" w14:paraId="6B9C139A" w14:textId="77777777" w:rsidTr="001875C7">
              <w:tc>
                <w:tcPr>
                  <w:tcW w:w="5344" w:type="dxa"/>
                </w:tcPr>
                <w:p w14:paraId="539D8BC4" w14:textId="77777777" w:rsidR="00636D5C" w:rsidRPr="00633922" w:rsidRDefault="00636D5C" w:rsidP="009F255C">
                  <w:pPr>
                    <w:pStyle w:val="p2"/>
                    <w:bidi/>
                    <w:jc w:val="left"/>
                    <w:rPr>
                      <w:sz w:val="20"/>
                      <w:szCs w:val="20"/>
                      <w:rtl/>
                    </w:rPr>
                  </w:pPr>
                  <w:r>
                    <w:rPr>
                      <w:sz w:val="20"/>
                      <w:szCs w:val="20"/>
                      <w:rtl/>
                    </w:rPr>
                    <w:t>(ج) يتحمل العميل كافة الغرامات أو الفوائد التأخيرية الناتجة عن التأخير في السداد أو الإخلال بالالتزامات التأمينية.</w:t>
                  </w:r>
                </w:p>
              </w:tc>
              <w:tc>
                <w:tcPr>
                  <w:tcW w:w="5345" w:type="dxa"/>
                </w:tcPr>
                <w:p w14:paraId="5E07C84D" w14:textId="77777777" w:rsidR="00636D5C" w:rsidRPr="00633922" w:rsidRDefault="00636D5C" w:rsidP="00636D5C">
                  <w:pPr>
                    <w:pStyle w:val="p2"/>
                    <w:bidi/>
                    <w:jc w:val="left"/>
                    <w:rPr>
                      <w:sz w:val="20"/>
                      <w:szCs w:val="20"/>
                      <w:rtl/>
                    </w:rPr>
                  </w:pPr>
                </w:p>
              </w:tc>
            </w:tr>
          </w:tbl>
          <w:p w14:paraId="5DA8EEC8" w14:textId="77777777" w:rsidR="006B08B2" w:rsidRPr="00633922" w:rsidRDefault="006B08B2" w:rsidP="00636D5C">
            <w:pPr>
              <w:rPr>
                <w:rStyle w:val="s2"/>
                <w:sz w:val="20"/>
                <w:szCs w:val="20"/>
                <w:rtl/>
              </w:rPr>
            </w:pPr>
          </w:p>
          <w:p w14:paraId="34DD67D1" w14:textId="77777777" w:rsidR="006B08B2" w:rsidRPr="00633922" w:rsidRDefault="006B08B2" w:rsidP="006543EF">
            <w:pPr>
              <w:pStyle w:val="p1"/>
              <w:bidi/>
              <w:jc w:val="center"/>
              <w:rPr>
                <w:b/>
                <w:bCs/>
                <w:sz w:val="20"/>
                <w:szCs w:val="20"/>
                <w:rtl/>
              </w:rPr>
            </w:pPr>
            <w:r>
              <w:rPr>
                <w:b/>
                <w:bCs/>
                <w:sz w:val="20"/>
                <w:szCs w:val="20"/>
                <w:rtl/>
              </w:rPr>
              <w:t>7-5 عدم مسؤولية الشركة القانونية</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44"/>
              <w:gridCol w:w="5345"/>
            </w:tblGrid>
            <w:tr w:rsidR="00636D5C" w:rsidRPr="00633922" w14:paraId="566AD2D6" w14:textId="77777777" w:rsidTr="001875C7">
              <w:tc>
                <w:tcPr>
                  <w:tcW w:w="5344" w:type="dxa"/>
                </w:tcPr>
                <w:p w14:paraId="2CE48BC0" w14:textId="77777777" w:rsidR="00636D5C" w:rsidRPr="00633922" w:rsidRDefault="00636D5C" w:rsidP="009F255C">
                  <w:pPr>
                    <w:pStyle w:val="p2"/>
                    <w:bidi/>
                    <w:jc w:val="left"/>
                    <w:rPr>
                      <w:sz w:val="20"/>
                      <w:szCs w:val="20"/>
                      <w:rtl/>
                    </w:rPr>
                  </w:pPr>
                  <w:r>
                    <w:rPr>
                      <w:sz w:val="20"/>
                      <w:szCs w:val="20"/>
                      <w:rtl/>
                    </w:rPr>
                    <w:t>(أ) لا تتحمل الشركة أي التزام تجاه السلطات الإسبانية فيما يخص سداد التأمينات أو التسجيل أو صحة البيانات المقدمة من العميل.</w:t>
                  </w:r>
                </w:p>
              </w:tc>
              <w:tc>
                <w:tcPr>
                  <w:tcW w:w="5345" w:type="dxa"/>
                </w:tcPr>
                <w:p w14:paraId="56D221E3" w14:textId="77777777" w:rsidR="00636D5C" w:rsidRPr="00633922" w:rsidRDefault="00636D5C" w:rsidP="009F255C">
                  <w:pPr>
                    <w:pStyle w:val="p2"/>
                    <w:bidi/>
                    <w:jc w:val="left"/>
                    <w:rPr>
                      <w:sz w:val="20"/>
                      <w:szCs w:val="20"/>
                      <w:rtl/>
                    </w:rPr>
                  </w:pPr>
                  <w:r>
                    <w:rPr>
                      <w:sz w:val="20"/>
                      <w:szCs w:val="20"/>
                      <w:rtl/>
                    </w:rPr>
                    <w:t>(ب) في حال امتناع العميل عن التسجيل أو السداد، يقر بأنه وحده يتحمل مسؤولية ما يترتب على ذلك من عقوبات أو إلغاء إقامته دون أي حق له في الرجوع على الشركة.</w:t>
                  </w:r>
                </w:p>
              </w:tc>
            </w:tr>
            <w:tr w:rsidR="00636D5C" w:rsidRPr="00633922" w14:paraId="76330D35" w14:textId="77777777" w:rsidTr="001875C7">
              <w:tc>
                <w:tcPr>
                  <w:tcW w:w="5344" w:type="dxa"/>
                </w:tcPr>
                <w:p w14:paraId="5B273F9F" w14:textId="77777777" w:rsidR="00636D5C" w:rsidRPr="00633922" w:rsidRDefault="00636D5C" w:rsidP="009F255C">
                  <w:pPr>
                    <w:pStyle w:val="p2"/>
                    <w:bidi/>
                    <w:jc w:val="left"/>
                    <w:rPr>
                      <w:sz w:val="20"/>
                      <w:szCs w:val="20"/>
                      <w:rtl/>
                    </w:rPr>
                  </w:pPr>
                  <w:r>
                    <w:rPr>
                      <w:sz w:val="20"/>
                      <w:szCs w:val="20"/>
                      <w:rtl/>
                    </w:rPr>
                    <w:t>(ج) يعتبر أي إخلال من العميل بهذه الالتزامات سببًا جوهريًا يخول الشركة الحق في إنهاء العقد فورًا دون رد أي مبالغ مدفوعة.</w:t>
                  </w:r>
                </w:p>
              </w:tc>
              <w:tc>
                <w:tcPr>
                  <w:tcW w:w="5345" w:type="dxa"/>
                </w:tcPr>
                <w:p w14:paraId="0BC09579" w14:textId="77777777" w:rsidR="00636D5C" w:rsidRPr="00633922" w:rsidRDefault="00636D5C" w:rsidP="00636D5C">
                  <w:pPr>
                    <w:pStyle w:val="p2"/>
                    <w:bidi/>
                    <w:jc w:val="left"/>
                    <w:rPr>
                      <w:sz w:val="20"/>
                      <w:szCs w:val="20"/>
                      <w:rtl/>
                    </w:rPr>
                  </w:pPr>
                </w:p>
              </w:tc>
            </w:tr>
          </w:tbl>
          <w:p w14:paraId="1F8EAAAF" w14:textId="77777777" w:rsidR="006B08B2" w:rsidRPr="00633922" w:rsidRDefault="006B08B2" w:rsidP="00636D5C">
            <w:pPr>
              <w:rPr>
                <w:rStyle w:val="s2"/>
                <w:sz w:val="20"/>
                <w:szCs w:val="20"/>
                <w:rtl/>
              </w:rPr>
            </w:pPr>
          </w:p>
          <w:p w14:paraId="3F36BBCA" w14:textId="77777777" w:rsidR="006B08B2" w:rsidRPr="00633922" w:rsidRDefault="006B08B2" w:rsidP="006543EF">
            <w:pPr>
              <w:pStyle w:val="p1"/>
              <w:bidi/>
              <w:jc w:val="center"/>
              <w:rPr>
                <w:b/>
                <w:bCs/>
                <w:sz w:val="20"/>
                <w:szCs w:val="20"/>
                <w:rtl/>
              </w:rPr>
            </w:pPr>
            <w:r>
              <w:rPr>
                <w:b/>
                <w:bCs/>
                <w:sz w:val="20"/>
                <w:szCs w:val="20"/>
                <w:rtl/>
              </w:rPr>
              <w:t>7-6 الخدمات الاختيارية والمساعدة الإدارية</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44"/>
              <w:gridCol w:w="5345"/>
            </w:tblGrid>
            <w:tr w:rsidR="00636D5C" w:rsidRPr="00633922" w14:paraId="4356780A" w14:textId="77777777" w:rsidTr="001875C7">
              <w:tc>
                <w:tcPr>
                  <w:tcW w:w="5344" w:type="dxa"/>
                </w:tcPr>
                <w:p w14:paraId="31CF0169" w14:textId="77777777" w:rsidR="00636D5C" w:rsidRPr="00633922" w:rsidRDefault="00636D5C" w:rsidP="009F255C">
                  <w:pPr>
                    <w:pStyle w:val="p2"/>
                    <w:bidi/>
                    <w:jc w:val="left"/>
                    <w:rPr>
                      <w:sz w:val="20"/>
                      <w:szCs w:val="20"/>
                      <w:rtl/>
                    </w:rPr>
                  </w:pPr>
                  <w:r>
                    <w:rPr>
                      <w:sz w:val="20"/>
                      <w:szCs w:val="20"/>
                      <w:rtl/>
                    </w:rPr>
                    <w:t xml:space="preserve">(أ) يجوز للطرف الأول – دون التزام قانوني – أن يقدم للعميل </w:t>
                  </w:r>
                  <w:r>
                    <w:rPr>
                      <w:rStyle w:val="s1"/>
                      <w:b/>
                      <w:bCs/>
                      <w:sz w:val="20"/>
                      <w:szCs w:val="20"/>
                      <w:rtl/>
                    </w:rPr>
                    <w:t>معلومات استرشادية</w:t>
                  </w:r>
                  <w:r>
                    <w:rPr>
                      <w:sz w:val="20"/>
                      <w:szCs w:val="20"/>
                      <w:rtl/>
                    </w:rPr>
                    <w:t xml:space="preserve"> أو توصية بجهات إسبانية يمكنها مساعدته في إجراءات التسجيل أو السداد مقابل رسوم إضافية يتفق عليها لاحقًا.</w:t>
                  </w:r>
                </w:p>
              </w:tc>
              <w:tc>
                <w:tcPr>
                  <w:tcW w:w="5345" w:type="dxa"/>
                </w:tcPr>
                <w:p w14:paraId="6D75E87E" w14:textId="77777777" w:rsidR="00636D5C" w:rsidRPr="00633922" w:rsidRDefault="00636D5C" w:rsidP="00636D5C">
                  <w:pPr>
                    <w:pStyle w:val="p2"/>
                    <w:bidi/>
                    <w:jc w:val="left"/>
                    <w:rPr>
                      <w:sz w:val="20"/>
                      <w:szCs w:val="20"/>
                      <w:rtl/>
                    </w:rPr>
                  </w:pPr>
                  <w:r>
                    <w:rPr>
                      <w:sz w:val="20"/>
                      <w:szCs w:val="20"/>
                      <w:rtl/>
                    </w:rPr>
                    <w:t>(ب) تعتبر هذه المساعدة خدمة اختيارية منفصلة لا يترتب عليها أي مسؤولية على الشركة عن نتائجها أو عن أداء الجهات التي ترشحها.</w:t>
                  </w:r>
                </w:p>
                <w:p w14:paraId="5F651153" w14:textId="77777777" w:rsidR="00636D5C" w:rsidRPr="00633922" w:rsidRDefault="00636D5C" w:rsidP="00636D5C">
                  <w:pPr>
                    <w:pStyle w:val="p1"/>
                    <w:bidi/>
                    <w:jc w:val="both"/>
                    <w:rPr>
                      <w:sz w:val="20"/>
                      <w:szCs w:val="20"/>
                      <w:rtl/>
                    </w:rPr>
                  </w:pPr>
                </w:p>
              </w:tc>
            </w:tr>
            <w:tr w:rsidR="00636D5C" w:rsidRPr="00633922" w14:paraId="5D5A6166" w14:textId="77777777" w:rsidTr="001875C7">
              <w:tc>
                <w:tcPr>
                  <w:tcW w:w="5344" w:type="dxa"/>
                </w:tcPr>
                <w:p w14:paraId="6747FE22" w14:textId="77777777" w:rsidR="00636D5C" w:rsidRPr="00633922" w:rsidRDefault="00636D5C" w:rsidP="009F255C">
                  <w:pPr>
                    <w:pStyle w:val="p2"/>
                    <w:bidi/>
                    <w:jc w:val="left"/>
                    <w:rPr>
                      <w:sz w:val="20"/>
                      <w:szCs w:val="20"/>
                    </w:rPr>
                  </w:pPr>
                </w:p>
              </w:tc>
              <w:tc>
                <w:tcPr>
                  <w:tcW w:w="5345" w:type="dxa"/>
                </w:tcPr>
                <w:p w14:paraId="4FED4AC6" w14:textId="77777777" w:rsidR="00636D5C" w:rsidRPr="00633922" w:rsidRDefault="00636D5C" w:rsidP="00636D5C">
                  <w:pPr>
                    <w:pStyle w:val="p2"/>
                    <w:bidi/>
                    <w:jc w:val="left"/>
                    <w:rPr>
                      <w:sz w:val="20"/>
                      <w:szCs w:val="20"/>
                      <w:rtl/>
                    </w:rPr>
                  </w:pPr>
                </w:p>
              </w:tc>
            </w:tr>
          </w:tbl>
          <w:p w14:paraId="6F576D3A" w14:textId="77777777" w:rsidR="006B08B2" w:rsidRPr="00633922" w:rsidRDefault="006B08B2" w:rsidP="00C4112A">
            <w:pPr>
              <w:rPr>
                <w:rStyle w:val="s2"/>
                <w:sz w:val="20"/>
                <w:szCs w:val="20"/>
                <w:rtl/>
              </w:rPr>
            </w:pPr>
          </w:p>
          <w:p w14:paraId="08064ED9" w14:textId="77777777" w:rsidR="006B08B2" w:rsidRPr="00633922" w:rsidRDefault="006B08B2" w:rsidP="006543EF">
            <w:pPr>
              <w:pStyle w:val="p1"/>
              <w:bidi/>
              <w:jc w:val="center"/>
              <w:rPr>
                <w:b/>
                <w:bCs/>
                <w:sz w:val="20"/>
                <w:szCs w:val="20"/>
                <w:rtl/>
              </w:rPr>
            </w:pPr>
            <w:r>
              <w:rPr>
                <w:b/>
                <w:bCs/>
                <w:sz w:val="20"/>
                <w:szCs w:val="20"/>
                <w:rtl/>
              </w:rPr>
              <w:t>7-7 إقرار العميل</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44"/>
              <w:gridCol w:w="5345"/>
            </w:tblGrid>
            <w:tr w:rsidR="00636D5C" w:rsidRPr="00633922" w14:paraId="31347B56" w14:textId="77777777" w:rsidTr="001875C7">
              <w:tc>
                <w:tcPr>
                  <w:tcW w:w="5344" w:type="dxa"/>
                </w:tcPr>
                <w:p w14:paraId="750B8936" w14:textId="77777777" w:rsidR="00636D5C" w:rsidRPr="00633922" w:rsidRDefault="00636D5C" w:rsidP="009F255C">
                  <w:pPr>
                    <w:pStyle w:val="p2"/>
                    <w:bidi/>
                    <w:jc w:val="left"/>
                    <w:rPr>
                      <w:sz w:val="20"/>
                      <w:szCs w:val="20"/>
                      <w:rtl/>
                    </w:rPr>
                  </w:pPr>
                  <w:r>
                    <w:rPr>
                      <w:sz w:val="20"/>
                      <w:szCs w:val="20"/>
                      <w:rtl/>
                    </w:rPr>
                    <w:t>(أ) يقر الطرف الثاني بأنه على علم تام بأن التسجيل في نظام التأمينات الاجتماعية (</w:t>
                  </w:r>
                  <w:r>
                    <w:rPr>
                      <w:sz w:val="20"/>
                      <w:szCs w:val="20"/>
                    </w:rPr>
                    <w:t>RETA</w:t>
                  </w:r>
                  <w:r>
                    <w:rPr>
                      <w:sz w:val="20"/>
                      <w:szCs w:val="20"/>
                      <w:rtl/>
                    </w:rPr>
                    <w:t xml:space="preserve">) والتصريح عن الدخل وتقديم الإقرارات الضريبية الدورية هي </w:t>
                  </w:r>
                  <w:r>
                    <w:rPr>
                      <w:rStyle w:val="s1"/>
                      <w:b/>
                      <w:bCs/>
                      <w:sz w:val="20"/>
                      <w:szCs w:val="20"/>
                      <w:rtl/>
                    </w:rPr>
                    <w:t>متطلبات إلزامية قانونًا</w:t>
                  </w:r>
                  <w:r>
                    <w:rPr>
                      <w:sz w:val="20"/>
                      <w:szCs w:val="20"/>
                      <w:rtl/>
                    </w:rPr>
                    <w:t xml:space="preserve"> لضمان استمرار إقامته في إسبانيا</w:t>
                  </w:r>
                </w:p>
              </w:tc>
              <w:tc>
                <w:tcPr>
                  <w:tcW w:w="5345" w:type="dxa"/>
                </w:tcPr>
                <w:p w14:paraId="569BC72A" w14:textId="77777777" w:rsidR="00636D5C" w:rsidRPr="00633922" w:rsidRDefault="00636D5C" w:rsidP="009F255C">
                  <w:pPr>
                    <w:pStyle w:val="p2"/>
                    <w:bidi/>
                    <w:jc w:val="left"/>
                    <w:rPr>
                      <w:sz w:val="20"/>
                      <w:szCs w:val="20"/>
                      <w:rtl/>
                    </w:rPr>
                  </w:pPr>
                  <w:r>
                    <w:rPr>
                      <w:sz w:val="20"/>
                      <w:szCs w:val="20"/>
                      <w:rtl/>
                    </w:rPr>
                    <w:t>(ب) كما يقر بأنه في حال امتناعه عن تنفيذ أي من هذه الالتزامات، يحق للحكومة الإسبانية إلغاء إقامته أو رفض تجديدها دون أي مسؤولية على الشركة.</w:t>
                  </w:r>
                </w:p>
              </w:tc>
            </w:tr>
          </w:tbl>
          <w:p w14:paraId="456C6D5B" w14:textId="77777777" w:rsidR="00636D5C" w:rsidRPr="00633922" w:rsidRDefault="00636D5C" w:rsidP="00636D5C">
            <w:pPr>
              <w:pStyle w:val="p1"/>
              <w:bidi/>
              <w:jc w:val="both"/>
              <w:rPr>
                <w:sz w:val="20"/>
                <w:szCs w:val="20"/>
              </w:rPr>
            </w:pPr>
          </w:p>
          <w:p w14:paraId="6BAC111A" w14:textId="77777777" w:rsidR="006B08B2" w:rsidRPr="00633922" w:rsidRDefault="00316F43" w:rsidP="00636D5C">
            <w:pPr>
              <w:bidi/>
              <w:spacing w:line="360" w:lineRule="auto"/>
              <w:jc w:val="center"/>
              <w:rPr>
                <w:rFonts w:cstheme="minorHAnsi"/>
                <w:b/>
                <w:bCs/>
                <w:sz w:val="20"/>
                <w:szCs w:val="20"/>
                <w:u w:val="single"/>
              </w:rPr>
            </w:pPr>
            <w:r>
              <w:rPr>
                <w:rFonts w:cstheme="minorHAnsi"/>
                <w:b/>
                <w:bCs/>
                <w:sz w:val="20"/>
                <w:szCs w:val="20"/>
                <w:u w:val="single"/>
                <w:rtl/>
              </w:rPr>
              <w:t>المادة (8) – الضرائب الإسبانية</w:t>
            </w:r>
          </w:p>
          <w:p w14:paraId="4318F281" w14:textId="77777777" w:rsidR="006B08B2" w:rsidRPr="00633922" w:rsidRDefault="006B08B2" w:rsidP="006543EF">
            <w:pPr>
              <w:pStyle w:val="p2"/>
              <w:bidi/>
              <w:jc w:val="center"/>
              <w:rPr>
                <w:b/>
                <w:bCs/>
                <w:sz w:val="20"/>
                <w:szCs w:val="20"/>
                <w:rtl/>
              </w:rPr>
            </w:pPr>
            <w:r>
              <w:rPr>
                <w:b/>
                <w:bCs/>
                <w:sz w:val="20"/>
                <w:szCs w:val="20"/>
                <w:rtl/>
              </w:rPr>
              <w:t>8-1 الالتزام بالنظام الضريبي الإسباني</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44"/>
              <w:gridCol w:w="5345"/>
            </w:tblGrid>
            <w:tr w:rsidR="00636D5C" w:rsidRPr="00633922" w14:paraId="5C2BE1DB" w14:textId="77777777" w:rsidTr="001875C7">
              <w:tc>
                <w:tcPr>
                  <w:tcW w:w="5344" w:type="dxa"/>
                </w:tcPr>
                <w:p w14:paraId="2F1C1375" w14:textId="77777777" w:rsidR="00636D5C" w:rsidRPr="00633922" w:rsidRDefault="00636D5C" w:rsidP="009F255C">
                  <w:pPr>
                    <w:pStyle w:val="p3"/>
                    <w:bidi/>
                    <w:jc w:val="left"/>
                    <w:rPr>
                      <w:sz w:val="20"/>
                      <w:szCs w:val="20"/>
                      <w:rtl/>
                    </w:rPr>
                  </w:pPr>
                  <w:r>
                    <w:rPr>
                      <w:sz w:val="20"/>
                      <w:szCs w:val="20"/>
                      <w:rtl/>
                    </w:rPr>
                    <w:t xml:space="preserve">(أ) يقر الطرف الثاني (العميل) بأنه على علم تام بالتزامه الخضوع للنظام الضريبي الإسباني بمجرد حصوله على الإقامة الإسبانية ضمن برنامج </w:t>
                  </w:r>
                  <w:r>
                    <w:rPr>
                      <w:rStyle w:val="s1"/>
                      <w:rFonts w:eastAsia="Playfair Display"/>
                      <w:b/>
                      <w:bCs/>
                      <w:sz w:val="20"/>
                      <w:szCs w:val="20"/>
                    </w:rPr>
                    <w:t>Digital Nomad Visa</w:t>
                  </w:r>
                  <w:r>
                    <w:rPr>
                      <w:sz w:val="20"/>
                      <w:szCs w:val="20"/>
                      <w:rtl/>
                    </w:rPr>
                    <w:t>.</w:t>
                  </w:r>
                </w:p>
              </w:tc>
              <w:tc>
                <w:tcPr>
                  <w:tcW w:w="5345" w:type="dxa"/>
                </w:tcPr>
                <w:p w14:paraId="63234C1D" w14:textId="77777777" w:rsidR="00636D5C" w:rsidRPr="00633922" w:rsidRDefault="00636D5C" w:rsidP="009F255C">
                  <w:pPr>
                    <w:pStyle w:val="p3"/>
                    <w:bidi/>
                    <w:jc w:val="left"/>
                    <w:rPr>
                      <w:sz w:val="20"/>
                      <w:szCs w:val="20"/>
                      <w:rtl/>
                    </w:rPr>
                  </w:pPr>
                  <w:r>
                    <w:rPr>
                      <w:sz w:val="20"/>
                      <w:szCs w:val="20"/>
                      <w:rtl/>
                    </w:rPr>
                    <w:t xml:space="preserve">(ب) يلتزم العميل بتقديم الإقرارات الضريبية الدورية والسنوية وسداد المستحقات في المواعيد القانونية وفقًا لأحكام </w:t>
                  </w:r>
                  <w:r>
                    <w:rPr>
                      <w:rStyle w:val="s1"/>
                      <w:rFonts w:eastAsia="Playfair Display"/>
                      <w:b/>
                      <w:bCs/>
                      <w:sz w:val="20"/>
                      <w:szCs w:val="20"/>
                      <w:rtl/>
                    </w:rPr>
                    <w:t>القانون رقم 35/2006</w:t>
                  </w:r>
                  <w:r>
                    <w:rPr>
                      <w:sz w:val="20"/>
                      <w:szCs w:val="20"/>
                      <w:rtl/>
                    </w:rPr>
                    <w:t xml:space="preserve"> بشأن ضريبة الدخل للأشخاص الطبيعيين في إسبانيا، وأي لوائح معدلة أو محدثة له.</w:t>
                  </w:r>
                </w:p>
              </w:tc>
            </w:tr>
            <w:tr w:rsidR="00636D5C" w:rsidRPr="00633922" w14:paraId="4EE4B832" w14:textId="77777777" w:rsidTr="001875C7">
              <w:tc>
                <w:tcPr>
                  <w:tcW w:w="5344" w:type="dxa"/>
                </w:tcPr>
                <w:p w14:paraId="1A8468ED" w14:textId="77777777" w:rsidR="00C74D8C" w:rsidRPr="00633922" w:rsidRDefault="00636D5C" w:rsidP="003F37B2">
                  <w:pPr>
                    <w:pStyle w:val="p3"/>
                    <w:bidi/>
                    <w:jc w:val="left"/>
                    <w:rPr>
                      <w:sz w:val="20"/>
                      <w:szCs w:val="20"/>
                      <w:rtl/>
                    </w:rPr>
                  </w:pPr>
                  <w:r>
                    <w:rPr>
                      <w:sz w:val="20"/>
                      <w:szCs w:val="20"/>
                      <w:rtl/>
                    </w:rPr>
                    <w:t>(ج) يقر العميل بأن الشركة ليست جهة محاسبة أو تمثيل ضريبي، وأن دورها استشاري فقط في إطار توضيح الالتزامات العامة دون إعداد أو مراجعة أو تقديم الإقرارات الضريبية نيابة عنه.</w:t>
                  </w:r>
                </w:p>
              </w:tc>
              <w:tc>
                <w:tcPr>
                  <w:tcW w:w="5345" w:type="dxa"/>
                </w:tcPr>
                <w:p w14:paraId="64BA01D2" w14:textId="77777777" w:rsidR="00636D5C" w:rsidRPr="00633922" w:rsidRDefault="00636D5C" w:rsidP="00636D5C">
                  <w:pPr>
                    <w:pStyle w:val="p3"/>
                    <w:bidi/>
                    <w:jc w:val="left"/>
                    <w:rPr>
                      <w:sz w:val="20"/>
                      <w:szCs w:val="20"/>
                      <w:rtl/>
                    </w:rPr>
                  </w:pPr>
                </w:p>
              </w:tc>
            </w:tr>
          </w:tbl>
          <w:p w14:paraId="377B2703" w14:textId="77777777" w:rsidR="009F255C" w:rsidRPr="00633922" w:rsidRDefault="009F255C" w:rsidP="006543EF">
            <w:pPr>
              <w:rPr>
                <w:rStyle w:val="s2"/>
                <w:sz w:val="20"/>
                <w:szCs w:val="20"/>
                <w:rtl/>
              </w:rPr>
            </w:pPr>
          </w:p>
          <w:p w14:paraId="0A94778F" w14:textId="77777777" w:rsidR="006B08B2" w:rsidRPr="00633922" w:rsidRDefault="006B08B2" w:rsidP="006543EF">
            <w:pPr>
              <w:pStyle w:val="p2"/>
              <w:bidi/>
              <w:jc w:val="center"/>
              <w:rPr>
                <w:b/>
                <w:bCs/>
                <w:sz w:val="20"/>
                <w:szCs w:val="20"/>
                <w:rtl/>
              </w:rPr>
            </w:pPr>
            <w:r>
              <w:rPr>
                <w:b/>
                <w:bCs/>
                <w:sz w:val="20"/>
                <w:szCs w:val="20"/>
                <w:rtl/>
              </w:rPr>
              <w:t>8-2 نسبة الضريبة المفروضة</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45"/>
              <w:gridCol w:w="5344"/>
            </w:tblGrid>
            <w:tr w:rsidR="00636D5C" w:rsidRPr="00633922" w14:paraId="26D21551" w14:textId="77777777" w:rsidTr="00D70ABF">
              <w:tc>
                <w:tcPr>
                  <w:tcW w:w="5345" w:type="dxa"/>
                </w:tcPr>
                <w:p w14:paraId="7CBB57C7" w14:textId="77777777" w:rsidR="00636D5C" w:rsidRPr="00633922" w:rsidRDefault="00636D5C" w:rsidP="00D70ABF">
                  <w:pPr>
                    <w:pStyle w:val="p1"/>
                    <w:bidi/>
                    <w:rPr>
                      <w:sz w:val="20"/>
                      <w:szCs w:val="20"/>
                      <w:rtl/>
                    </w:rPr>
                  </w:pPr>
                  <w:r>
                    <w:rPr>
                      <w:sz w:val="20"/>
                      <w:szCs w:val="20"/>
                      <w:rtl/>
                    </w:rPr>
                    <w:lastRenderedPageBreak/>
                    <w:t>(أ)</w:t>
                  </w:r>
                  <w:r>
                    <w:rPr>
                      <w:rFonts w:hint="cs"/>
                      <w:sz w:val="20"/>
                      <w:szCs w:val="20"/>
                      <w:rtl/>
                    </w:rPr>
                    <w:t xml:space="preserve">اتعد المعلومات الضريبية التي يقدمها الطرف الأول هي معلومات استرشادية فقط حيث ان الطرف الأول لا يعد محاسب قانوني باسبانيا ويتوجب على الطرف الثاني الاستعانة بمحاسب قانوني داخل الدولة </w:t>
                  </w:r>
                </w:p>
                <w:p w14:paraId="3A235B4A" w14:textId="77777777" w:rsidR="007114FE" w:rsidRPr="00633922" w:rsidRDefault="007114FE" w:rsidP="007114FE">
                  <w:pPr>
                    <w:pStyle w:val="p1"/>
                    <w:bidi/>
                    <w:rPr>
                      <w:sz w:val="20"/>
                      <w:szCs w:val="20"/>
                      <w:rtl/>
                    </w:rPr>
                  </w:pPr>
                  <w:r>
                    <w:rPr>
                      <w:sz w:val="20"/>
                      <w:szCs w:val="20"/>
                      <w:rtl/>
                    </w:rPr>
                    <w:t>(ج) يتحمل العميل كامل المسؤولية في تحديد الدخل الخاضع للضريبة وتقديم الحسابات وفق المعايير الإسبانية (</w:t>
                  </w:r>
                  <w:r>
                    <w:rPr>
                      <w:sz w:val="20"/>
                      <w:szCs w:val="20"/>
                    </w:rPr>
                    <w:t>Modelo 100</w:t>
                  </w:r>
                  <w:r>
                    <w:rPr>
                      <w:sz w:val="20"/>
                      <w:szCs w:val="20"/>
                      <w:rtl/>
                    </w:rPr>
                    <w:t xml:space="preserve"> أو </w:t>
                  </w:r>
                  <w:r>
                    <w:rPr>
                      <w:sz w:val="20"/>
                      <w:szCs w:val="20"/>
                    </w:rPr>
                    <w:t>Modelo 130</w:t>
                  </w:r>
                  <w:r>
                    <w:rPr>
                      <w:sz w:val="20"/>
                      <w:szCs w:val="20"/>
                      <w:rtl/>
                    </w:rPr>
                    <w:t xml:space="preserve"> أو ما يقابلهما حسب الحالة).</w:t>
                  </w:r>
                </w:p>
              </w:tc>
              <w:tc>
                <w:tcPr>
                  <w:tcW w:w="5344" w:type="dxa"/>
                </w:tcPr>
                <w:p w14:paraId="7971F23B" w14:textId="77777777" w:rsidR="00636D5C" w:rsidRPr="00633922" w:rsidRDefault="00636D5C" w:rsidP="00636D5C">
                  <w:pPr>
                    <w:pStyle w:val="p3"/>
                    <w:bidi/>
                    <w:jc w:val="left"/>
                    <w:rPr>
                      <w:sz w:val="20"/>
                      <w:szCs w:val="20"/>
                      <w:rtl/>
                    </w:rPr>
                  </w:pPr>
                  <w:r>
                    <w:rPr>
                      <w:sz w:val="20"/>
                      <w:szCs w:val="20"/>
                      <w:rtl/>
                    </w:rPr>
                    <w:t>(ب) تحتسب الضريبة على صافي الأرباح بعد خصم المصاريف القانونية المعتمدة في القانون الإسباني.</w:t>
                  </w:r>
                </w:p>
                <w:p w14:paraId="2366C529" w14:textId="77777777" w:rsidR="00D70ABF" w:rsidRPr="00633922" w:rsidRDefault="00D70ABF" w:rsidP="00D70ABF">
                  <w:pPr>
                    <w:pStyle w:val="p2"/>
                    <w:bidi/>
                    <w:jc w:val="left"/>
                    <w:rPr>
                      <w:rFonts w:eastAsia="Playfair Display"/>
                      <w:sz w:val="20"/>
                      <w:szCs w:val="20"/>
                    </w:rPr>
                  </w:pPr>
                </w:p>
                <w:p w14:paraId="38A675CF" w14:textId="77777777" w:rsidR="00D70ABF" w:rsidRPr="00633922" w:rsidRDefault="00D70ABF" w:rsidP="00D70ABF">
                  <w:pPr>
                    <w:pStyle w:val="p2"/>
                    <w:bidi/>
                    <w:jc w:val="left"/>
                    <w:rPr>
                      <w:rFonts w:eastAsia="Playfair Display"/>
                      <w:sz w:val="20"/>
                      <w:szCs w:val="20"/>
                    </w:rPr>
                  </w:pPr>
                </w:p>
                <w:p w14:paraId="65025DB7" w14:textId="77777777" w:rsidR="00D70ABF" w:rsidRPr="00633922" w:rsidRDefault="00D70ABF" w:rsidP="00D70ABF">
                  <w:pPr>
                    <w:pStyle w:val="p2"/>
                    <w:bidi/>
                    <w:jc w:val="left"/>
                    <w:rPr>
                      <w:rFonts w:eastAsia="Playfair Display"/>
                      <w:sz w:val="20"/>
                      <w:szCs w:val="20"/>
                      <w:rtl/>
                    </w:rPr>
                  </w:pPr>
                </w:p>
              </w:tc>
            </w:tr>
          </w:tbl>
          <w:p w14:paraId="6488841D" w14:textId="77777777" w:rsidR="006B08B2" w:rsidRPr="00633922" w:rsidRDefault="006B08B2" w:rsidP="00636D5C">
            <w:pPr>
              <w:rPr>
                <w:rStyle w:val="s2"/>
                <w:sz w:val="20"/>
                <w:szCs w:val="20"/>
                <w:rtl/>
              </w:rPr>
            </w:pPr>
          </w:p>
          <w:p w14:paraId="64413582" w14:textId="77777777" w:rsidR="006B08B2" w:rsidRPr="00633922" w:rsidRDefault="006B08B2" w:rsidP="006543EF">
            <w:pPr>
              <w:pStyle w:val="p2"/>
              <w:bidi/>
              <w:jc w:val="center"/>
              <w:rPr>
                <w:b/>
                <w:bCs/>
                <w:sz w:val="20"/>
                <w:szCs w:val="20"/>
                <w:rtl/>
              </w:rPr>
            </w:pPr>
            <w:r>
              <w:rPr>
                <w:b/>
                <w:bCs/>
                <w:sz w:val="20"/>
                <w:szCs w:val="20"/>
                <w:rtl/>
              </w:rPr>
              <w:t>8-3 تجنب الازدواج الضريبي (</w:t>
            </w:r>
            <w:r>
              <w:rPr>
                <w:b/>
                <w:bCs/>
                <w:sz w:val="20"/>
                <w:szCs w:val="20"/>
              </w:rPr>
              <w:t>Double Taxation Agreements</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44"/>
              <w:gridCol w:w="5345"/>
            </w:tblGrid>
            <w:tr w:rsidR="00636D5C" w:rsidRPr="00633922" w14:paraId="6CC5446E" w14:textId="77777777" w:rsidTr="001875C7">
              <w:tc>
                <w:tcPr>
                  <w:tcW w:w="5344" w:type="dxa"/>
                </w:tcPr>
                <w:p w14:paraId="34AEA86D" w14:textId="77777777" w:rsidR="00636D5C" w:rsidRPr="00633922" w:rsidRDefault="00636D5C" w:rsidP="009F255C">
                  <w:pPr>
                    <w:pStyle w:val="p2"/>
                    <w:bidi/>
                    <w:jc w:val="left"/>
                    <w:rPr>
                      <w:sz w:val="20"/>
                      <w:szCs w:val="20"/>
                      <w:rtl/>
                    </w:rPr>
                  </w:pPr>
                  <w:r>
                    <w:rPr>
                      <w:rStyle w:val="s3"/>
                      <w:sz w:val="20"/>
                      <w:szCs w:val="20"/>
                      <w:rtl/>
                    </w:rPr>
                    <w:t xml:space="preserve">(أ) يحق للعميل الاستفادة من اتفاقيات </w:t>
                  </w:r>
                  <w:r>
                    <w:rPr>
                      <w:b/>
                      <w:bCs/>
                      <w:sz w:val="20"/>
                      <w:szCs w:val="20"/>
                      <w:rtl/>
                    </w:rPr>
                    <w:t>تجنب الازدواج الضريبي</w:t>
                  </w:r>
                  <w:r>
                    <w:rPr>
                      <w:rStyle w:val="s3"/>
                      <w:sz w:val="20"/>
                      <w:szCs w:val="20"/>
                      <w:rtl/>
                    </w:rPr>
                    <w:t xml:space="preserve"> الموقعة بين مملكة إسبانيا وعدد من الدول، منها </w:t>
                  </w:r>
                  <w:r>
                    <w:rPr>
                      <w:b/>
                      <w:bCs/>
                      <w:sz w:val="20"/>
                      <w:szCs w:val="20"/>
                      <w:rtl/>
                    </w:rPr>
                    <w:t>جمهورية مصر العربية، المملكة الأردنية الهاشمية، المملكة العربية السعودية، دولة الإمارات العربية المتحدة، ودولة الكويت</w:t>
                  </w:r>
                  <w:r>
                    <w:rPr>
                      <w:rStyle w:val="s3"/>
                      <w:sz w:val="20"/>
                      <w:szCs w:val="20"/>
                      <w:rtl/>
                    </w:rPr>
                    <w:t>.</w:t>
                  </w:r>
                </w:p>
              </w:tc>
              <w:tc>
                <w:tcPr>
                  <w:tcW w:w="5345" w:type="dxa"/>
                </w:tcPr>
                <w:p w14:paraId="2B801C2A" w14:textId="77777777" w:rsidR="00636D5C" w:rsidRPr="00633922" w:rsidRDefault="00636D5C" w:rsidP="009F255C">
                  <w:pPr>
                    <w:pStyle w:val="p3"/>
                    <w:bidi/>
                    <w:jc w:val="left"/>
                    <w:rPr>
                      <w:sz w:val="20"/>
                      <w:szCs w:val="20"/>
                      <w:rtl/>
                    </w:rPr>
                  </w:pPr>
                  <w:r>
                    <w:rPr>
                      <w:sz w:val="20"/>
                      <w:szCs w:val="20"/>
                      <w:rtl/>
                    </w:rPr>
                    <w:t>(ب) وبموجب هذه الاتفاقيات، يمكن خصم الضرائب المسددة في بلد الإقامة أو المنشأ من إجمالي الضريبة المستحقة في إسبانيا بشرط تقديم المستندات الرسمية المعتمدة من السلطات الضريبية في تلك الدول (شهادات ضريبة الدخل).</w:t>
                  </w:r>
                </w:p>
              </w:tc>
            </w:tr>
            <w:tr w:rsidR="00636D5C" w:rsidRPr="00633922" w14:paraId="73A046B0" w14:textId="77777777" w:rsidTr="001875C7">
              <w:tc>
                <w:tcPr>
                  <w:tcW w:w="5344" w:type="dxa"/>
                </w:tcPr>
                <w:p w14:paraId="66DF339C" w14:textId="77777777" w:rsidR="00636D5C" w:rsidRPr="00633922" w:rsidRDefault="00636D5C" w:rsidP="009F255C">
                  <w:pPr>
                    <w:pStyle w:val="p3"/>
                    <w:bidi/>
                    <w:jc w:val="left"/>
                    <w:rPr>
                      <w:rStyle w:val="s3"/>
                      <w:sz w:val="20"/>
                      <w:szCs w:val="20"/>
                      <w:rtl/>
                    </w:rPr>
                  </w:pPr>
                  <w:r>
                    <w:rPr>
                      <w:sz w:val="20"/>
                      <w:szCs w:val="20"/>
                      <w:rtl/>
                    </w:rPr>
                    <w:t xml:space="preserve">(ج) يلتزم العميل بتقديم هذه المستندات بنفسه إلى </w:t>
                  </w:r>
                  <w:r>
                    <w:rPr>
                      <w:rStyle w:val="s1"/>
                      <w:rFonts w:eastAsia="Playfair Display"/>
                      <w:b/>
                      <w:bCs/>
                      <w:sz w:val="20"/>
                      <w:szCs w:val="20"/>
                    </w:rPr>
                    <w:t>Agencia Tributaria Española</w:t>
                  </w:r>
                  <w:r>
                    <w:rPr>
                      <w:rStyle w:val="s1"/>
                      <w:rFonts w:eastAsia="Playfair Display"/>
                      <w:b/>
                      <w:bCs/>
                      <w:sz w:val="20"/>
                      <w:szCs w:val="20"/>
                      <w:rtl/>
                    </w:rPr>
                    <w:t xml:space="preserve"> (الهيئة الضريبية الإسبانية)</w:t>
                  </w:r>
                  <w:r>
                    <w:rPr>
                      <w:sz w:val="20"/>
                      <w:szCs w:val="20"/>
                      <w:rtl/>
                    </w:rPr>
                    <w:t xml:space="preserve"> ضمن المواعيد القانونية المحددة.</w:t>
                  </w:r>
                </w:p>
              </w:tc>
              <w:tc>
                <w:tcPr>
                  <w:tcW w:w="5345" w:type="dxa"/>
                </w:tcPr>
                <w:p w14:paraId="1BCBC70F" w14:textId="77777777" w:rsidR="00636D5C" w:rsidRPr="00633922" w:rsidRDefault="00636D5C" w:rsidP="00636D5C">
                  <w:pPr>
                    <w:pStyle w:val="p3"/>
                    <w:bidi/>
                    <w:jc w:val="left"/>
                    <w:rPr>
                      <w:sz w:val="20"/>
                      <w:szCs w:val="20"/>
                      <w:rtl/>
                    </w:rPr>
                  </w:pPr>
                </w:p>
              </w:tc>
            </w:tr>
          </w:tbl>
          <w:p w14:paraId="66C4CFA3" w14:textId="77777777" w:rsidR="006B08B2" w:rsidRPr="00633922" w:rsidRDefault="006B08B2" w:rsidP="006543EF">
            <w:pPr>
              <w:pStyle w:val="p2"/>
              <w:bidi/>
              <w:jc w:val="center"/>
              <w:rPr>
                <w:b/>
                <w:bCs/>
                <w:sz w:val="20"/>
                <w:szCs w:val="20"/>
                <w:rtl/>
              </w:rPr>
            </w:pPr>
            <w:r>
              <w:rPr>
                <w:b/>
                <w:bCs/>
                <w:sz w:val="20"/>
                <w:szCs w:val="20"/>
                <w:rtl/>
              </w:rPr>
              <w:t>8-4 مسؤولية العميل الكاملة</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44"/>
              <w:gridCol w:w="5345"/>
            </w:tblGrid>
            <w:tr w:rsidR="00636D5C" w:rsidRPr="00633922" w14:paraId="60FA103F" w14:textId="77777777" w:rsidTr="001875C7">
              <w:tc>
                <w:tcPr>
                  <w:tcW w:w="5344" w:type="dxa"/>
                </w:tcPr>
                <w:p w14:paraId="275E8A3D" w14:textId="77777777" w:rsidR="00636D5C" w:rsidRPr="00633922" w:rsidRDefault="00636D5C" w:rsidP="009F255C">
                  <w:pPr>
                    <w:pStyle w:val="p3"/>
                    <w:bidi/>
                    <w:jc w:val="left"/>
                    <w:rPr>
                      <w:sz w:val="20"/>
                      <w:szCs w:val="20"/>
                      <w:rtl/>
                    </w:rPr>
                  </w:pPr>
                  <w:r>
                    <w:rPr>
                      <w:sz w:val="20"/>
                      <w:szCs w:val="20"/>
                      <w:rtl/>
                    </w:rPr>
                    <w:t>(أ) يتحمل العميل كامل المسؤولية القانونية والمالية عن جميع التزاماته الضريبية تجاه السلطات الإسبانية أو أي جهة حكومية أخرى.</w:t>
                  </w:r>
                </w:p>
              </w:tc>
              <w:tc>
                <w:tcPr>
                  <w:tcW w:w="5345" w:type="dxa"/>
                </w:tcPr>
                <w:p w14:paraId="70EA20D2" w14:textId="77777777" w:rsidR="00636D5C" w:rsidRPr="00633922" w:rsidRDefault="00636D5C" w:rsidP="009F255C">
                  <w:pPr>
                    <w:pStyle w:val="p3"/>
                    <w:bidi/>
                    <w:jc w:val="left"/>
                    <w:rPr>
                      <w:sz w:val="20"/>
                      <w:szCs w:val="20"/>
                      <w:rtl/>
                    </w:rPr>
                  </w:pPr>
                  <w:r>
                    <w:rPr>
                      <w:sz w:val="20"/>
                      <w:szCs w:val="20"/>
                      <w:rtl/>
                    </w:rPr>
                    <w:t>(ب) لا تتحمل الشركة أي مسؤولية عن أي خطأ أو نقص في الحسابات أو الإقرارات أو البيانات المقدمة من العميل.</w:t>
                  </w:r>
                </w:p>
              </w:tc>
            </w:tr>
            <w:tr w:rsidR="00636D5C" w:rsidRPr="00633922" w14:paraId="398819A6" w14:textId="77777777" w:rsidTr="001875C7">
              <w:tc>
                <w:tcPr>
                  <w:tcW w:w="5344" w:type="dxa"/>
                </w:tcPr>
                <w:p w14:paraId="744E39BE" w14:textId="77777777" w:rsidR="00636D5C" w:rsidRPr="00633922" w:rsidRDefault="00636D5C" w:rsidP="009F255C">
                  <w:pPr>
                    <w:pStyle w:val="p3"/>
                    <w:bidi/>
                    <w:jc w:val="left"/>
                    <w:rPr>
                      <w:sz w:val="20"/>
                      <w:szCs w:val="20"/>
                      <w:rtl/>
                    </w:rPr>
                  </w:pPr>
                  <w:r>
                    <w:rPr>
                      <w:sz w:val="20"/>
                      <w:szCs w:val="20"/>
                      <w:rtl/>
                    </w:rPr>
                    <w:t>(ج) يقر العميل بأن الشركة لا تقوم بإعداد أو تقديم أي إقرار ضريبي بالنيابة عنه، وأن أي مساعدة في هذا المجال تتم عبر محاسب إسباني مستقل يتم التعاقد معه مباشرة من قبل العميل.</w:t>
                  </w:r>
                </w:p>
              </w:tc>
              <w:tc>
                <w:tcPr>
                  <w:tcW w:w="5345" w:type="dxa"/>
                </w:tcPr>
                <w:p w14:paraId="780A2DB3" w14:textId="77777777" w:rsidR="00636D5C" w:rsidRPr="00633922" w:rsidRDefault="00636D5C" w:rsidP="00636D5C">
                  <w:pPr>
                    <w:pStyle w:val="p3"/>
                    <w:bidi/>
                    <w:jc w:val="left"/>
                    <w:rPr>
                      <w:sz w:val="20"/>
                      <w:szCs w:val="20"/>
                      <w:rtl/>
                    </w:rPr>
                  </w:pPr>
                </w:p>
              </w:tc>
            </w:tr>
          </w:tbl>
          <w:p w14:paraId="354CC541" w14:textId="77777777" w:rsidR="006B08B2" w:rsidRPr="00633922" w:rsidRDefault="006B08B2" w:rsidP="006543EF">
            <w:pPr>
              <w:pStyle w:val="p2"/>
              <w:bidi/>
              <w:jc w:val="center"/>
              <w:rPr>
                <w:b/>
                <w:bCs/>
                <w:sz w:val="20"/>
                <w:szCs w:val="20"/>
                <w:rtl/>
              </w:rPr>
            </w:pPr>
            <w:r>
              <w:rPr>
                <w:b/>
                <w:bCs/>
                <w:sz w:val="20"/>
                <w:szCs w:val="20"/>
                <w:rtl/>
              </w:rPr>
              <w:t>8-5 الإخلال بالالتزامات الضريبية</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44"/>
              <w:gridCol w:w="5345"/>
            </w:tblGrid>
            <w:tr w:rsidR="00636D5C" w:rsidRPr="00633922" w14:paraId="26A7D48F" w14:textId="77777777" w:rsidTr="001875C7">
              <w:tc>
                <w:tcPr>
                  <w:tcW w:w="5344" w:type="dxa"/>
                </w:tcPr>
                <w:p w14:paraId="5D38212F" w14:textId="77777777" w:rsidR="00636D5C" w:rsidRPr="00633922" w:rsidRDefault="00636D5C" w:rsidP="009F255C">
                  <w:pPr>
                    <w:pStyle w:val="p3"/>
                    <w:bidi/>
                    <w:jc w:val="left"/>
                    <w:rPr>
                      <w:sz w:val="20"/>
                      <w:szCs w:val="20"/>
                      <w:rtl/>
                    </w:rPr>
                  </w:pPr>
                  <w:r>
                    <w:rPr>
                      <w:sz w:val="20"/>
                      <w:szCs w:val="20"/>
                      <w:rtl/>
                    </w:rPr>
                    <w:t>(أ) في حال امتناع العميل عن سداد الضرائب أو التأخير في تقديم الإقرارات، فإنه يتحمل وحده ما قد يترتب على ذلك من غرامات أو فوائد تأخيرية أو إلغاء للإقامة</w:t>
                  </w:r>
                  <w:r>
                    <w:rPr>
                      <w:rFonts w:hint="cs"/>
                      <w:sz w:val="20"/>
                      <w:szCs w:val="20"/>
                      <w:rtl/>
                    </w:rPr>
                    <w:t>.</w:t>
                  </w:r>
                </w:p>
              </w:tc>
              <w:tc>
                <w:tcPr>
                  <w:tcW w:w="5345" w:type="dxa"/>
                </w:tcPr>
                <w:p w14:paraId="4D5DE85B" w14:textId="77777777" w:rsidR="00636D5C" w:rsidRPr="00633922" w:rsidRDefault="00636D5C" w:rsidP="009F255C">
                  <w:pPr>
                    <w:pStyle w:val="p3"/>
                    <w:bidi/>
                    <w:jc w:val="left"/>
                    <w:rPr>
                      <w:sz w:val="20"/>
                      <w:szCs w:val="20"/>
                      <w:rtl/>
                    </w:rPr>
                  </w:pPr>
                  <w:r>
                    <w:rPr>
                      <w:sz w:val="20"/>
                      <w:szCs w:val="20"/>
                      <w:rtl/>
                    </w:rPr>
                    <w:t>(ب) في حال تسبب الإخلال الضريبي في إلغاء أو عدم تجديد الإقامة الإسبانية، لا تتحمل الشركة أي مسؤولية أو التزام برد أي مبالغ مدفوعة أو تعويضات.</w:t>
                  </w:r>
                </w:p>
              </w:tc>
            </w:tr>
            <w:tr w:rsidR="00636D5C" w:rsidRPr="00633922" w14:paraId="6C273E78" w14:textId="77777777" w:rsidTr="001875C7">
              <w:tc>
                <w:tcPr>
                  <w:tcW w:w="5344" w:type="dxa"/>
                </w:tcPr>
                <w:p w14:paraId="0F924233" w14:textId="77777777" w:rsidR="00215A8C" w:rsidRPr="00633922" w:rsidRDefault="00636D5C" w:rsidP="00633922">
                  <w:pPr>
                    <w:pStyle w:val="p3"/>
                    <w:bidi/>
                    <w:jc w:val="left"/>
                    <w:rPr>
                      <w:sz w:val="20"/>
                      <w:szCs w:val="20"/>
                      <w:rtl/>
                    </w:rPr>
                  </w:pPr>
                  <w:r>
                    <w:rPr>
                      <w:sz w:val="20"/>
                      <w:szCs w:val="20"/>
                      <w:rtl/>
                    </w:rPr>
                    <w:t>(ج) يُعد هذا الإخلال سببًا جوهريًا لإنهاء العقد من قبل الشركة دون إخطار مسبق ودون التزام مالي تجاه العميل.</w:t>
                  </w:r>
                </w:p>
              </w:tc>
              <w:tc>
                <w:tcPr>
                  <w:tcW w:w="5345" w:type="dxa"/>
                </w:tcPr>
                <w:p w14:paraId="7902669B" w14:textId="77777777" w:rsidR="00636D5C" w:rsidRPr="00633922" w:rsidRDefault="00636D5C" w:rsidP="00636D5C">
                  <w:pPr>
                    <w:pStyle w:val="p3"/>
                    <w:bidi/>
                    <w:jc w:val="left"/>
                    <w:rPr>
                      <w:sz w:val="20"/>
                      <w:szCs w:val="20"/>
                      <w:rtl/>
                    </w:rPr>
                  </w:pPr>
                </w:p>
              </w:tc>
            </w:tr>
          </w:tbl>
          <w:p w14:paraId="38946CAB" w14:textId="77777777" w:rsidR="006B08B2" w:rsidRPr="00633922" w:rsidRDefault="006B08B2" w:rsidP="006543EF">
            <w:pPr>
              <w:pStyle w:val="p2"/>
              <w:bidi/>
              <w:jc w:val="center"/>
              <w:rPr>
                <w:b/>
                <w:bCs/>
                <w:sz w:val="20"/>
                <w:szCs w:val="20"/>
              </w:rPr>
            </w:pPr>
            <w:r>
              <w:rPr>
                <w:b/>
                <w:bCs/>
                <w:sz w:val="20"/>
                <w:szCs w:val="20"/>
                <w:rtl/>
              </w:rPr>
              <w:t>8-</w:t>
            </w:r>
            <w:r>
              <w:rPr>
                <w:b/>
                <w:bCs/>
                <w:sz w:val="20"/>
                <w:szCs w:val="20"/>
              </w:rPr>
              <w:t>6</w:t>
            </w:r>
            <w:r>
              <w:rPr>
                <w:b/>
                <w:bCs/>
                <w:sz w:val="20"/>
                <w:szCs w:val="20"/>
                <w:rtl/>
              </w:rPr>
              <w:t xml:space="preserve"> أحكام عامة</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44"/>
              <w:gridCol w:w="5345"/>
            </w:tblGrid>
            <w:tr w:rsidR="00636D5C" w:rsidRPr="00633922" w14:paraId="4DD5354B" w14:textId="77777777" w:rsidTr="001D4E5B">
              <w:tc>
                <w:tcPr>
                  <w:tcW w:w="5344" w:type="dxa"/>
                </w:tcPr>
                <w:p w14:paraId="3119A554" w14:textId="77777777" w:rsidR="00636D5C" w:rsidRPr="00633922" w:rsidRDefault="00636D5C" w:rsidP="009F255C">
                  <w:pPr>
                    <w:pStyle w:val="p3"/>
                    <w:bidi/>
                    <w:jc w:val="left"/>
                    <w:rPr>
                      <w:sz w:val="20"/>
                      <w:szCs w:val="20"/>
                      <w:rtl/>
                    </w:rPr>
                  </w:pPr>
                  <w:r>
                    <w:rPr>
                      <w:sz w:val="20"/>
                      <w:szCs w:val="20"/>
                      <w:rtl/>
                    </w:rPr>
                    <w:t>(أ) يقر العميل بأن الامتثال الضريبي المنتظم شرط أساسي لاستمرار الإقامة القانونية في إسبانيا وتجديدها.</w:t>
                  </w:r>
                </w:p>
              </w:tc>
              <w:tc>
                <w:tcPr>
                  <w:tcW w:w="5345" w:type="dxa"/>
                </w:tcPr>
                <w:p w14:paraId="3FE84CC0" w14:textId="77777777" w:rsidR="00636D5C" w:rsidRPr="00633922" w:rsidRDefault="00636D5C" w:rsidP="009F255C">
                  <w:pPr>
                    <w:pStyle w:val="p3"/>
                    <w:bidi/>
                    <w:jc w:val="left"/>
                    <w:rPr>
                      <w:sz w:val="20"/>
                      <w:szCs w:val="20"/>
                      <w:rtl/>
                    </w:rPr>
                  </w:pPr>
                  <w:r>
                    <w:rPr>
                      <w:sz w:val="20"/>
                      <w:szCs w:val="20"/>
                      <w:rtl/>
                    </w:rPr>
                    <w:t>(ب) يُعد أي إخلال بالالتزامات الضريبية إخلالًا جوهريًا بالعقد يخول الشركة الحق في إنهائه دون أي التزام مالي.</w:t>
                  </w:r>
                </w:p>
              </w:tc>
            </w:tr>
            <w:tr w:rsidR="00636D5C" w:rsidRPr="00633922" w14:paraId="2FFD0AFB" w14:textId="77777777" w:rsidTr="001D4E5B">
              <w:tc>
                <w:tcPr>
                  <w:tcW w:w="5344" w:type="dxa"/>
                </w:tcPr>
                <w:p w14:paraId="076A6C65" w14:textId="77777777" w:rsidR="00727246" w:rsidRPr="00633922" w:rsidRDefault="00636D5C" w:rsidP="00633922">
                  <w:pPr>
                    <w:pStyle w:val="p3"/>
                    <w:bidi/>
                    <w:jc w:val="left"/>
                    <w:rPr>
                      <w:sz w:val="20"/>
                      <w:szCs w:val="20"/>
                      <w:rtl/>
                    </w:rPr>
                  </w:pPr>
                  <w:r>
                    <w:rPr>
                      <w:sz w:val="20"/>
                      <w:szCs w:val="20"/>
                      <w:rtl/>
                    </w:rPr>
                    <w:t>(ج) تُعتبر الإقرارات الضريبية والتقارير المقدمة للهيئة الإسبانية سندًا قاطعًا على قيام العميل بواجباته أو إخلاله بها.</w:t>
                  </w:r>
                </w:p>
              </w:tc>
              <w:tc>
                <w:tcPr>
                  <w:tcW w:w="5345" w:type="dxa"/>
                </w:tcPr>
                <w:p w14:paraId="18CD129F" w14:textId="77777777" w:rsidR="006543EF" w:rsidRPr="00633922" w:rsidRDefault="00636D5C" w:rsidP="001D4E5B">
                  <w:pPr>
                    <w:pStyle w:val="p3"/>
                    <w:bidi/>
                    <w:jc w:val="left"/>
                    <w:rPr>
                      <w:sz w:val="20"/>
                      <w:szCs w:val="20"/>
                      <w:rtl/>
                    </w:rPr>
                  </w:pPr>
                  <w:r>
                    <w:rPr>
                      <w:sz w:val="20"/>
                      <w:szCs w:val="20"/>
                      <w:rtl/>
                    </w:rPr>
                    <w:t>(د) لا تتحمل الشركة أي تبعات مالية أو ضريبية أو قانونية أمام أي جهة حكومية داخل أو خارج إسبانيا بسبب أخطاء العميل أو تأخيره.</w:t>
                  </w:r>
                </w:p>
                <w:p w14:paraId="0E500C85" w14:textId="77777777" w:rsidR="001D4E5B" w:rsidRPr="00633922" w:rsidRDefault="001D4E5B" w:rsidP="001D4E5B">
                  <w:pPr>
                    <w:pStyle w:val="p3"/>
                    <w:bidi/>
                    <w:jc w:val="left"/>
                    <w:rPr>
                      <w:sz w:val="20"/>
                      <w:szCs w:val="20"/>
                      <w:rtl/>
                    </w:rPr>
                  </w:pPr>
                </w:p>
              </w:tc>
            </w:tr>
          </w:tbl>
          <w:p w14:paraId="199B0FA9" w14:textId="77777777" w:rsidR="006B08B2" w:rsidRPr="00633922" w:rsidRDefault="00316F43" w:rsidP="001D4E5B">
            <w:pPr>
              <w:bidi/>
              <w:spacing w:line="360" w:lineRule="auto"/>
              <w:jc w:val="center"/>
              <w:rPr>
                <w:rFonts w:cstheme="minorHAnsi"/>
                <w:b/>
                <w:bCs/>
                <w:sz w:val="20"/>
                <w:szCs w:val="20"/>
                <w:u w:val="single"/>
              </w:rPr>
            </w:pPr>
            <w:r>
              <w:rPr>
                <w:rFonts w:cstheme="minorHAnsi"/>
                <w:b/>
                <w:bCs/>
                <w:sz w:val="20"/>
                <w:szCs w:val="20"/>
                <w:u w:val="single"/>
                <w:rtl/>
              </w:rPr>
              <w:t>المادة (9) – شروط الإقامة وتجديدها</w:t>
            </w:r>
          </w:p>
          <w:p w14:paraId="6CB47D04" w14:textId="77777777" w:rsidR="006B08B2" w:rsidRPr="00633922" w:rsidRDefault="006B08B2" w:rsidP="006543EF">
            <w:pPr>
              <w:pStyle w:val="p1"/>
              <w:bidi/>
              <w:jc w:val="center"/>
              <w:rPr>
                <w:b/>
                <w:bCs/>
                <w:sz w:val="20"/>
                <w:szCs w:val="20"/>
              </w:rPr>
            </w:pPr>
            <w:r>
              <w:rPr>
                <w:b/>
                <w:bCs/>
                <w:sz w:val="20"/>
                <w:szCs w:val="20"/>
                <w:rtl/>
              </w:rPr>
              <w:t>9-1 الالتزام بالقوانين الإسبانية</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44"/>
              <w:gridCol w:w="5345"/>
            </w:tblGrid>
            <w:tr w:rsidR="00636D5C" w:rsidRPr="00633922" w14:paraId="2677DC42" w14:textId="77777777" w:rsidTr="007A06A4">
              <w:tc>
                <w:tcPr>
                  <w:tcW w:w="5344" w:type="dxa"/>
                </w:tcPr>
                <w:p w14:paraId="632CEC40" w14:textId="77777777" w:rsidR="00636D5C" w:rsidRPr="00633922" w:rsidRDefault="00636D5C" w:rsidP="009F255C">
                  <w:pPr>
                    <w:pStyle w:val="p2"/>
                    <w:bidi/>
                    <w:jc w:val="left"/>
                    <w:rPr>
                      <w:sz w:val="20"/>
                      <w:szCs w:val="20"/>
                      <w:rtl/>
                    </w:rPr>
                  </w:pPr>
                  <w:r>
                    <w:rPr>
                      <w:sz w:val="20"/>
                      <w:szCs w:val="20"/>
                      <w:rtl/>
                    </w:rPr>
                    <w:t xml:space="preserve">(أ) يلتزم الطرف الثاني بالامتثال الكامل لجميع القوانين واللوائح الإسبانية المنظمة للإقامة والضرائب والتأمينات الاجتماعية، بما في ذلك القوانين الصادرة بموجب </w:t>
                  </w:r>
                  <w:r>
                    <w:rPr>
                      <w:rStyle w:val="s1"/>
                      <w:b/>
                      <w:bCs/>
                      <w:sz w:val="20"/>
                      <w:szCs w:val="20"/>
                      <w:rtl/>
                    </w:rPr>
                    <w:t>القانون رقم 14/2013</w:t>
                  </w:r>
                  <w:r>
                    <w:rPr>
                      <w:sz w:val="20"/>
                      <w:szCs w:val="20"/>
                      <w:rtl/>
                    </w:rPr>
                    <w:t xml:space="preserve"> بشأن دعم رواد الأعمال والمستقلين (</w:t>
                  </w:r>
                  <w:r>
                    <w:rPr>
                      <w:sz w:val="20"/>
                      <w:szCs w:val="20"/>
                    </w:rPr>
                    <w:t>Ley 14/2013, de apoyo a los emprendedores y su internacionalización</w:t>
                  </w:r>
                  <w:r>
                    <w:rPr>
                      <w:sz w:val="20"/>
                      <w:szCs w:val="20"/>
                      <w:rtl/>
                    </w:rPr>
                    <w:t>).</w:t>
                  </w:r>
                </w:p>
              </w:tc>
              <w:tc>
                <w:tcPr>
                  <w:tcW w:w="5345" w:type="dxa"/>
                </w:tcPr>
                <w:p w14:paraId="4D703F5F" w14:textId="77777777" w:rsidR="00636D5C" w:rsidRPr="00633922" w:rsidRDefault="00636D5C" w:rsidP="00636D5C">
                  <w:pPr>
                    <w:pStyle w:val="p2"/>
                    <w:bidi/>
                    <w:jc w:val="left"/>
                    <w:rPr>
                      <w:sz w:val="20"/>
                      <w:szCs w:val="20"/>
                      <w:rtl/>
                    </w:rPr>
                  </w:pPr>
                  <w:r>
                    <w:rPr>
                      <w:sz w:val="20"/>
                      <w:szCs w:val="20"/>
                      <w:rtl/>
                    </w:rPr>
                    <w:t>(ب) يشمل هذا الالتزام احترام الأنظمة الضريبية، التأمينية، الصحية، والتعليمية، وأي أنظمة إضافية تتعلق بالإقامة القانونية في الأراضي الإسبانية.</w:t>
                  </w:r>
                </w:p>
                <w:p w14:paraId="663BFD78" w14:textId="77777777" w:rsidR="00636D5C" w:rsidRPr="00633922" w:rsidRDefault="00636D5C" w:rsidP="00636D5C">
                  <w:pPr>
                    <w:pStyle w:val="p1"/>
                    <w:bidi/>
                    <w:jc w:val="both"/>
                    <w:rPr>
                      <w:rFonts w:ascii="Times New Roman" w:hAnsi="Times New Roman"/>
                      <w:sz w:val="20"/>
                      <w:szCs w:val="20"/>
                      <w:rtl/>
                    </w:rPr>
                  </w:pPr>
                </w:p>
              </w:tc>
            </w:tr>
            <w:tr w:rsidR="00636D5C" w:rsidRPr="00633922" w14:paraId="6D6C5C77" w14:textId="77777777" w:rsidTr="007A06A4">
              <w:tc>
                <w:tcPr>
                  <w:tcW w:w="5344" w:type="dxa"/>
                </w:tcPr>
                <w:p w14:paraId="5F498686" w14:textId="77777777" w:rsidR="00636D5C" w:rsidRPr="00633922" w:rsidRDefault="00636D5C" w:rsidP="009F255C">
                  <w:pPr>
                    <w:pStyle w:val="p2"/>
                    <w:bidi/>
                    <w:jc w:val="left"/>
                    <w:rPr>
                      <w:sz w:val="20"/>
                      <w:szCs w:val="20"/>
                      <w:rtl/>
                    </w:rPr>
                  </w:pPr>
                  <w:r>
                    <w:rPr>
                      <w:sz w:val="20"/>
                      <w:szCs w:val="20"/>
                      <w:rtl/>
                    </w:rPr>
                    <w:t>(ج) يقر العميل بأن أي مخالفة لأي من هذه القوانين قد تؤدي إلى إلغاء أو عدم تجديد إقامته، دون أن يكون للشركة أي التزام بالتدخل أو التصحيح أو التعويض.</w:t>
                  </w:r>
                </w:p>
              </w:tc>
              <w:tc>
                <w:tcPr>
                  <w:tcW w:w="5345" w:type="dxa"/>
                </w:tcPr>
                <w:p w14:paraId="22BAA583" w14:textId="77777777" w:rsidR="00636D5C" w:rsidRPr="00633922" w:rsidRDefault="00636D5C" w:rsidP="00636D5C">
                  <w:pPr>
                    <w:pStyle w:val="p2"/>
                    <w:bidi/>
                    <w:jc w:val="left"/>
                    <w:rPr>
                      <w:sz w:val="20"/>
                      <w:szCs w:val="20"/>
                      <w:rtl/>
                    </w:rPr>
                  </w:pPr>
                </w:p>
              </w:tc>
            </w:tr>
          </w:tbl>
          <w:p w14:paraId="7124452D" w14:textId="77777777" w:rsidR="006B08B2" w:rsidRPr="00633922" w:rsidRDefault="006B08B2" w:rsidP="006543EF">
            <w:pPr>
              <w:pStyle w:val="p1"/>
              <w:bidi/>
              <w:jc w:val="center"/>
              <w:rPr>
                <w:sz w:val="20"/>
                <w:szCs w:val="20"/>
              </w:rPr>
            </w:pPr>
            <w:r>
              <w:rPr>
                <w:b/>
                <w:bCs/>
                <w:sz w:val="20"/>
                <w:szCs w:val="20"/>
                <w:rtl/>
              </w:rPr>
              <w:t xml:space="preserve">9-2 الالتزام </w:t>
            </w:r>
            <w:r>
              <w:rPr>
                <w:rFonts w:hint="cs"/>
                <w:b/>
                <w:bCs/>
                <w:sz w:val="20"/>
                <w:szCs w:val="20"/>
                <w:rtl/>
              </w:rPr>
              <w:t xml:space="preserve">بزيارات دورية لدولة </w:t>
            </w:r>
            <w:r>
              <w:rPr>
                <w:b/>
                <w:bCs/>
                <w:sz w:val="20"/>
                <w:szCs w:val="20"/>
                <w:rtl/>
              </w:rPr>
              <w:t>إسبانيا</w:t>
            </w:r>
          </w:p>
          <w:p w14:paraId="177ECA9C" w14:textId="47700EC7" w:rsidR="006B08B2" w:rsidRDefault="006B08B2" w:rsidP="002A5395">
            <w:pPr>
              <w:pStyle w:val="p2"/>
              <w:numPr>
                <w:ilvl w:val="0"/>
                <w:numId w:val="39"/>
              </w:numPr>
              <w:bidi/>
              <w:jc w:val="left"/>
              <w:rPr>
                <w:sz w:val="20"/>
                <w:szCs w:val="20"/>
              </w:rPr>
            </w:pPr>
            <w:r>
              <w:rPr>
                <w:rFonts w:hint="cs"/>
                <w:sz w:val="20"/>
                <w:szCs w:val="20"/>
                <w:rtl/>
              </w:rPr>
              <w:t>يلتزم العميل بزيارة اسبانيا مره كل ١٨٠ يوم وذلك للحفاظ على الإقامة وإمكانية تجديدها.</w:t>
            </w:r>
          </w:p>
          <w:p w14:paraId="66F10595" w14:textId="77777777" w:rsidR="002A5395" w:rsidRDefault="002A5395" w:rsidP="002A5395">
            <w:pPr>
              <w:pStyle w:val="p2"/>
              <w:bidi/>
              <w:ind w:left="720"/>
              <w:jc w:val="left"/>
              <w:rPr>
                <w:sz w:val="20"/>
                <w:szCs w:val="20"/>
              </w:rPr>
            </w:pPr>
          </w:p>
          <w:p w14:paraId="74B356C2" w14:textId="77777777" w:rsidR="002A5395" w:rsidRPr="00633922" w:rsidRDefault="002A5395" w:rsidP="002A5395">
            <w:pPr>
              <w:pStyle w:val="p2"/>
              <w:bidi/>
              <w:ind w:left="720"/>
              <w:jc w:val="left"/>
              <w:rPr>
                <w:sz w:val="20"/>
                <w:szCs w:val="20"/>
                <w:rtl/>
              </w:rPr>
            </w:pPr>
          </w:p>
          <w:p w14:paraId="762F6E80" w14:textId="77777777" w:rsidR="006B08B2" w:rsidRPr="00633922" w:rsidRDefault="006B08B2" w:rsidP="006B08B2">
            <w:pPr>
              <w:jc w:val="right"/>
              <w:rPr>
                <w:rStyle w:val="s2"/>
                <w:sz w:val="20"/>
                <w:szCs w:val="20"/>
                <w:rtl/>
              </w:rPr>
            </w:pPr>
          </w:p>
          <w:p w14:paraId="14AF2EAC" w14:textId="77777777" w:rsidR="006B08B2" w:rsidRPr="00633922" w:rsidRDefault="006B08B2" w:rsidP="006543EF">
            <w:pPr>
              <w:pStyle w:val="p1"/>
              <w:bidi/>
              <w:jc w:val="center"/>
              <w:rPr>
                <w:b/>
                <w:bCs/>
                <w:sz w:val="20"/>
                <w:szCs w:val="20"/>
              </w:rPr>
            </w:pPr>
            <w:r>
              <w:rPr>
                <w:b/>
                <w:bCs/>
                <w:sz w:val="20"/>
                <w:szCs w:val="20"/>
                <w:rtl/>
              </w:rPr>
              <w:t>9-3 الالتزام بالإجراءات الإدارية</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44"/>
              <w:gridCol w:w="5345"/>
            </w:tblGrid>
            <w:tr w:rsidR="00636D5C" w:rsidRPr="00633922" w14:paraId="79473E15" w14:textId="77777777" w:rsidTr="007A06A4">
              <w:tc>
                <w:tcPr>
                  <w:tcW w:w="5344" w:type="dxa"/>
                </w:tcPr>
                <w:p w14:paraId="1F9E2DDD" w14:textId="77777777" w:rsidR="00636D5C" w:rsidRPr="00633922" w:rsidRDefault="00636D5C" w:rsidP="009F255C">
                  <w:pPr>
                    <w:pStyle w:val="p2"/>
                    <w:bidi/>
                    <w:jc w:val="left"/>
                    <w:rPr>
                      <w:sz w:val="20"/>
                      <w:szCs w:val="20"/>
                      <w:rtl/>
                    </w:rPr>
                  </w:pPr>
                  <w:r>
                    <w:rPr>
                      <w:sz w:val="20"/>
                      <w:szCs w:val="20"/>
                      <w:rtl/>
                    </w:rPr>
                    <w:t>(أ) يتعهد العميل باتباع جميع الإجراءات المطلوبة من السلطات الإسبانية، بما في ذلك تسجيل العنوان السكني، تجديد الإقامة في المواعيد المحددة، وتحديث بياناته بصفة مستمرة.</w:t>
                  </w:r>
                </w:p>
              </w:tc>
              <w:tc>
                <w:tcPr>
                  <w:tcW w:w="5345" w:type="dxa"/>
                </w:tcPr>
                <w:p w14:paraId="125245AA" w14:textId="77777777" w:rsidR="00636D5C" w:rsidRPr="00633922" w:rsidRDefault="00636D5C" w:rsidP="009F255C">
                  <w:pPr>
                    <w:pStyle w:val="p2"/>
                    <w:bidi/>
                    <w:jc w:val="left"/>
                    <w:rPr>
                      <w:sz w:val="20"/>
                      <w:szCs w:val="20"/>
                      <w:rtl/>
                    </w:rPr>
                  </w:pPr>
                  <w:r>
                    <w:rPr>
                      <w:sz w:val="20"/>
                      <w:szCs w:val="20"/>
                      <w:rtl/>
                    </w:rPr>
                    <w:t xml:space="preserve">(ب) يلتزم كذلك بإخطار الشركة بأي تغييرات قانونية أو إدارية قد تؤثر على ملف الإقامة أو الضريبة أو التأمين الاجتماعي خلال مدة لا تتجاوز </w:t>
                  </w:r>
                  <w:r>
                    <w:rPr>
                      <w:rStyle w:val="s1"/>
                      <w:b/>
                      <w:bCs/>
                      <w:sz w:val="20"/>
                      <w:szCs w:val="20"/>
                      <w:rtl/>
                    </w:rPr>
                    <w:t>30 يومًا</w:t>
                  </w:r>
                  <w:r>
                    <w:rPr>
                      <w:sz w:val="20"/>
                      <w:szCs w:val="20"/>
                      <w:rtl/>
                    </w:rPr>
                    <w:t xml:space="preserve"> من حدوث التغيير.</w:t>
                  </w:r>
                </w:p>
              </w:tc>
            </w:tr>
            <w:tr w:rsidR="00636D5C" w:rsidRPr="00633922" w14:paraId="720BB25D" w14:textId="77777777" w:rsidTr="007A06A4">
              <w:tc>
                <w:tcPr>
                  <w:tcW w:w="5344" w:type="dxa"/>
                </w:tcPr>
                <w:p w14:paraId="3D2595BA" w14:textId="77777777" w:rsidR="00636D5C" w:rsidRPr="00633922" w:rsidRDefault="00636D5C" w:rsidP="009F255C">
                  <w:pPr>
                    <w:pStyle w:val="p2"/>
                    <w:bidi/>
                    <w:jc w:val="left"/>
                    <w:rPr>
                      <w:sz w:val="20"/>
                      <w:szCs w:val="20"/>
                      <w:rtl/>
                    </w:rPr>
                  </w:pPr>
                  <w:r>
                    <w:rPr>
                      <w:sz w:val="20"/>
                      <w:szCs w:val="20"/>
                      <w:rtl/>
                    </w:rPr>
                    <w:t>(ج) أي تأخير أو إهمال في الإخطار يعفي الشركة من أي التزام أو متابعة لاحقة.</w:t>
                  </w:r>
                </w:p>
              </w:tc>
              <w:tc>
                <w:tcPr>
                  <w:tcW w:w="5345" w:type="dxa"/>
                </w:tcPr>
                <w:p w14:paraId="65EDE233" w14:textId="77777777" w:rsidR="00636D5C" w:rsidRPr="00633922" w:rsidRDefault="00636D5C" w:rsidP="00636D5C">
                  <w:pPr>
                    <w:pStyle w:val="p2"/>
                    <w:bidi/>
                    <w:jc w:val="left"/>
                    <w:rPr>
                      <w:sz w:val="20"/>
                      <w:szCs w:val="20"/>
                      <w:rtl/>
                    </w:rPr>
                  </w:pPr>
                </w:p>
              </w:tc>
            </w:tr>
          </w:tbl>
          <w:p w14:paraId="45C692F2" w14:textId="77777777" w:rsidR="006B08B2" w:rsidRPr="00633922" w:rsidRDefault="006B08B2" w:rsidP="006543EF">
            <w:pPr>
              <w:pStyle w:val="p1"/>
              <w:bidi/>
              <w:jc w:val="center"/>
              <w:rPr>
                <w:b/>
                <w:bCs/>
                <w:sz w:val="20"/>
                <w:szCs w:val="20"/>
              </w:rPr>
            </w:pPr>
            <w:r>
              <w:rPr>
                <w:b/>
                <w:bCs/>
                <w:sz w:val="20"/>
                <w:szCs w:val="20"/>
                <w:rtl/>
              </w:rPr>
              <w:t>9-4 الحفاظ على الوضع القانوني للإقامة</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44"/>
              <w:gridCol w:w="5345"/>
            </w:tblGrid>
            <w:tr w:rsidR="00636D5C" w:rsidRPr="00633922" w14:paraId="5B23DC5F" w14:textId="77777777" w:rsidTr="007A06A4">
              <w:tc>
                <w:tcPr>
                  <w:tcW w:w="5344" w:type="dxa"/>
                </w:tcPr>
                <w:p w14:paraId="6E001CD0" w14:textId="77777777" w:rsidR="00636D5C" w:rsidRPr="00633922" w:rsidRDefault="00636D5C" w:rsidP="009F255C">
                  <w:pPr>
                    <w:pStyle w:val="p2"/>
                    <w:bidi/>
                    <w:jc w:val="left"/>
                    <w:rPr>
                      <w:sz w:val="20"/>
                      <w:szCs w:val="20"/>
                      <w:rtl/>
                    </w:rPr>
                  </w:pPr>
                  <w:r>
                    <w:rPr>
                      <w:sz w:val="20"/>
                      <w:szCs w:val="20"/>
                      <w:rtl/>
                    </w:rPr>
                    <w:t>(أ) يلتزم العميل بالمحافظة على وضعه القانوني كمقيم شرعي طوال مدة العقد، بما في ذلك تجديد الإقامة أو تحديث المستندات المطلوبة.</w:t>
                  </w:r>
                </w:p>
              </w:tc>
              <w:tc>
                <w:tcPr>
                  <w:tcW w:w="5345" w:type="dxa"/>
                </w:tcPr>
                <w:p w14:paraId="155E3BAB" w14:textId="77777777" w:rsidR="00636D5C" w:rsidRPr="00633922" w:rsidRDefault="00636D5C" w:rsidP="009F255C">
                  <w:pPr>
                    <w:pStyle w:val="p2"/>
                    <w:bidi/>
                    <w:jc w:val="left"/>
                    <w:rPr>
                      <w:sz w:val="20"/>
                      <w:szCs w:val="20"/>
                      <w:rtl/>
                    </w:rPr>
                  </w:pPr>
                  <w:r>
                    <w:rPr>
                      <w:sz w:val="20"/>
                      <w:szCs w:val="20"/>
                      <w:rtl/>
                    </w:rPr>
                    <w:t>(ب) يتحمل العميل كامل المسؤولية في حال انتهاء صلاحية الإقامة دون تجديدها، ويقر بأن الشركة ليست مسؤولة عن متابعة تلك الإجراءات إلا بناءً على عقد جديد.</w:t>
                  </w:r>
                </w:p>
              </w:tc>
            </w:tr>
            <w:tr w:rsidR="00636D5C" w:rsidRPr="00633922" w14:paraId="66C76076" w14:textId="77777777" w:rsidTr="007A06A4">
              <w:tc>
                <w:tcPr>
                  <w:tcW w:w="5344" w:type="dxa"/>
                </w:tcPr>
                <w:p w14:paraId="09CA0CC5" w14:textId="77777777" w:rsidR="00636D5C" w:rsidRDefault="00636D5C" w:rsidP="009F255C">
                  <w:pPr>
                    <w:pStyle w:val="p2"/>
                    <w:bidi/>
                    <w:jc w:val="left"/>
                    <w:rPr>
                      <w:sz w:val="20"/>
                      <w:szCs w:val="20"/>
                      <w:rtl/>
                    </w:rPr>
                  </w:pPr>
                  <w:r>
                    <w:rPr>
                      <w:sz w:val="20"/>
                      <w:szCs w:val="20"/>
                      <w:rtl/>
                    </w:rPr>
                    <w:t>(ج) في حال أُلغي تصريح الإقامة أو رُفض تجديده بسبب مخالفة أو تأخير من جانب العميل، لا يكون له أي حق في المطالبة باسترداد المبالغ المدفوعة.</w:t>
                  </w:r>
                </w:p>
                <w:p w14:paraId="27589665" w14:textId="77777777" w:rsidR="00733833" w:rsidRDefault="00733833" w:rsidP="00733833">
                  <w:pPr>
                    <w:pStyle w:val="p2"/>
                    <w:bidi/>
                    <w:jc w:val="left"/>
                    <w:rPr>
                      <w:sz w:val="20"/>
                      <w:szCs w:val="20"/>
                      <w:rtl/>
                    </w:rPr>
                  </w:pPr>
                </w:p>
                <w:p w14:paraId="0C8E5658" w14:textId="77777777" w:rsidR="00733833" w:rsidRPr="00633922" w:rsidRDefault="00733833" w:rsidP="00733833">
                  <w:pPr>
                    <w:pStyle w:val="p2"/>
                    <w:bidi/>
                    <w:jc w:val="left"/>
                    <w:rPr>
                      <w:sz w:val="20"/>
                      <w:szCs w:val="20"/>
                      <w:rtl/>
                    </w:rPr>
                  </w:pPr>
                </w:p>
              </w:tc>
              <w:tc>
                <w:tcPr>
                  <w:tcW w:w="5345" w:type="dxa"/>
                </w:tcPr>
                <w:p w14:paraId="4B93238B" w14:textId="77777777" w:rsidR="00636D5C" w:rsidRPr="00633922" w:rsidRDefault="00636D5C" w:rsidP="00636D5C">
                  <w:pPr>
                    <w:pStyle w:val="p2"/>
                    <w:bidi/>
                    <w:jc w:val="left"/>
                    <w:rPr>
                      <w:sz w:val="20"/>
                      <w:szCs w:val="20"/>
                      <w:rtl/>
                    </w:rPr>
                  </w:pPr>
                </w:p>
              </w:tc>
            </w:tr>
          </w:tbl>
          <w:p w14:paraId="09CC8E53" w14:textId="77777777" w:rsidR="006B08B2" w:rsidRPr="00633922" w:rsidRDefault="006B08B2" w:rsidP="006543EF">
            <w:pPr>
              <w:pStyle w:val="p1"/>
              <w:bidi/>
              <w:jc w:val="center"/>
              <w:rPr>
                <w:b/>
                <w:bCs/>
                <w:sz w:val="20"/>
                <w:szCs w:val="20"/>
              </w:rPr>
            </w:pPr>
            <w:r>
              <w:rPr>
                <w:b/>
                <w:bCs/>
                <w:sz w:val="20"/>
                <w:szCs w:val="20"/>
                <w:rtl/>
              </w:rPr>
              <w:t>9-5 احترام الأنظمة العامة الإسبانية</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44"/>
              <w:gridCol w:w="5345"/>
            </w:tblGrid>
            <w:tr w:rsidR="00636D5C" w:rsidRPr="00633922" w14:paraId="79CCF4EC" w14:textId="77777777" w:rsidTr="007A06A4">
              <w:tc>
                <w:tcPr>
                  <w:tcW w:w="5344" w:type="dxa"/>
                </w:tcPr>
                <w:p w14:paraId="077CB882" w14:textId="77777777" w:rsidR="00636D5C" w:rsidRPr="00633922" w:rsidRDefault="00636D5C" w:rsidP="009F255C">
                  <w:pPr>
                    <w:pStyle w:val="p2"/>
                    <w:bidi/>
                    <w:jc w:val="left"/>
                    <w:rPr>
                      <w:sz w:val="20"/>
                      <w:szCs w:val="20"/>
                      <w:rtl/>
                    </w:rPr>
                  </w:pPr>
                  <w:r>
                    <w:rPr>
                      <w:sz w:val="20"/>
                      <w:szCs w:val="20"/>
                      <w:rtl/>
                    </w:rPr>
                    <w:t>(أ) يلتزم العميل بعدم ارتكاب أي فعل يُعد مخالفًا للقوانين الجنائية أو الإدارية الإسبانية أو يمس النظام العام أو الأمن العام.</w:t>
                  </w:r>
                </w:p>
              </w:tc>
              <w:tc>
                <w:tcPr>
                  <w:tcW w:w="5345" w:type="dxa"/>
                </w:tcPr>
                <w:p w14:paraId="56BF0919" w14:textId="77777777" w:rsidR="00636D5C" w:rsidRPr="00633922" w:rsidRDefault="00636D5C" w:rsidP="009F255C">
                  <w:pPr>
                    <w:pStyle w:val="p2"/>
                    <w:bidi/>
                    <w:jc w:val="left"/>
                    <w:rPr>
                      <w:sz w:val="20"/>
                      <w:szCs w:val="20"/>
                      <w:rtl/>
                    </w:rPr>
                  </w:pPr>
                  <w:r>
                    <w:rPr>
                      <w:sz w:val="20"/>
                      <w:szCs w:val="20"/>
                      <w:rtl/>
                    </w:rPr>
                    <w:t>(ب) في حال صدور أي حكم أو إجراء إداري ضد العميل يؤدي إلى فقدان أو إلغاء إقامته، يُعتبر ذلك إخلالًا جوهريًا بالعقد يخول الشركة الحق في إنهائه فورًا دون إخطار أو تعويض.</w:t>
                  </w:r>
                </w:p>
              </w:tc>
            </w:tr>
            <w:tr w:rsidR="00636D5C" w:rsidRPr="00633922" w14:paraId="3298FF55" w14:textId="77777777" w:rsidTr="007A06A4">
              <w:tc>
                <w:tcPr>
                  <w:tcW w:w="5344" w:type="dxa"/>
                </w:tcPr>
                <w:p w14:paraId="46DCF0B4" w14:textId="77777777" w:rsidR="00636D5C" w:rsidRPr="00633922" w:rsidRDefault="00636D5C" w:rsidP="009F255C">
                  <w:pPr>
                    <w:pStyle w:val="p2"/>
                    <w:bidi/>
                    <w:jc w:val="left"/>
                    <w:rPr>
                      <w:sz w:val="20"/>
                      <w:szCs w:val="20"/>
                      <w:rtl/>
                    </w:rPr>
                  </w:pPr>
                  <w:r>
                    <w:rPr>
                      <w:sz w:val="20"/>
                      <w:szCs w:val="20"/>
                      <w:rtl/>
                    </w:rPr>
                    <w:t>(ج) لا تتحمل الشركة أي التزام بالدفاع أو التمثيل القانوني عن العميل في هذه الحالات.</w:t>
                  </w:r>
                </w:p>
              </w:tc>
              <w:tc>
                <w:tcPr>
                  <w:tcW w:w="5345" w:type="dxa"/>
                </w:tcPr>
                <w:p w14:paraId="250B03AE" w14:textId="77777777" w:rsidR="00636D5C" w:rsidRPr="00633922" w:rsidRDefault="00636D5C" w:rsidP="00636D5C">
                  <w:pPr>
                    <w:pStyle w:val="p2"/>
                    <w:bidi/>
                    <w:jc w:val="left"/>
                    <w:rPr>
                      <w:sz w:val="20"/>
                      <w:szCs w:val="20"/>
                      <w:rtl/>
                    </w:rPr>
                  </w:pPr>
                </w:p>
              </w:tc>
            </w:tr>
          </w:tbl>
          <w:p w14:paraId="3288208B" w14:textId="77777777" w:rsidR="006B08B2" w:rsidRPr="00633922" w:rsidRDefault="006B08B2" w:rsidP="006543EF">
            <w:pPr>
              <w:pStyle w:val="p1"/>
              <w:bidi/>
              <w:jc w:val="center"/>
              <w:rPr>
                <w:b/>
                <w:bCs/>
                <w:sz w:val="20"/>
                <w:szCs w:val="20"/>
              </w:rPr>
            </w:pPr>
            <w:r>
              <w:rPr>
                <w:b/>
                <w:bCs/>
                <w:sz w:val="20"/>
                <w:szCs w:val="20"/>
                <w:rtl/>
              </w:rPr>
              <w:t>9-6 التزامات بعد الإقامة الدائمة</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44"/>
              <w:gridCol w:w="5345"/>
            </w:tblGrid>
            <w:tr w:rsidR="00636D5C" w:rsidRPr="00633922" w14:paraId="50A9C9EF" w14:textId="77777777" w:rsidTr="007A06A4">
              <w:tc>
                <w:tcPr>
                  <w:tcW w:w="5344" w:type="dxa"/>
                </w:tcPr>
                <w:p w14:paraId="2B5544F8" w14:textId="77777777" w:rsidR="00636D5C" w:rsidRPr="00633922" w:rsidRDefault="00636D5C" w:rsidP="009F255C">
                  <w:pPr>
                    <w:pStyle w:val="p2"/>
                    <w:bidi/>
                    <w:jc w:val="left"/>
                    <w:rPr>
                      <w:sz w:val="20"/>
                      <w:szCs w:val="20"/>
                      <w:rtl/>
                    </w:rPr>
                  </w:pPr>
                  <w:r>
                    <w:rPr>
                      <w:sz w:val="20"/>
                      <w:szCs w:val="20"/>
                      <w:rtl/>
                    </w:rPr>
                    <w:t xml:space="preserve">(أ) يقر العميل بأنه يمكنه التقدم بطلب </w:t>
                  </w:r>
                  <w:r>
                    <w:rPr>
                      <w:rStyle w:val="s1"/>
                      <w:b/>
                      <w:bCs/>
                      <w:sz w:val="20"/>
                      <w:szCs w:val="20"/>
                      <w:rtl/>
                    </w:rPr>
                    <w:t>الإقامة الدائمة</w:t>
                  </w:r>
                  <w:r>
                    <w:rPr>
                      <w:sz w:val="20"/>
                      <w:szCs w:val="20"/>
                      <w:rtl/>
                    </w:rPr>
                    <w:t xml:space="preserve"> بعد مرور خمس (5) سنوات من الإقامة القانونية المنتظمة داخل إسبانيا، بشرط استيفائه لجميع الالتزامات الضريبية والتأمينية.</w:t>
                  </w:r>
                </w:p>
              </w:tc>
              <w:tc>
                <w:tcPr>
                  <w:tcW w:w="5345" w:type="dxa"/>
                </w:tcPr>
                <w:p w14:paraId="0143BB15" w14:textId="77777777" w:rsidR="00636D5C" w:rsidRPr="00633922" w:rsidRDefault="00636D5C" w:rsidP="00636D5C">
                  <w:pPr>
                    <w:pStyle w:val="p2"/>
                    <w:bidi/>
                    <w:jc w:val="left"/>
                    <w:rPr>
                      <w:sz w:val="20"/>
                      <w:szCs w:val="20"/>
                      <w:rtl/>
                    </w:rPr>
                  </w:pPr>
                  <w:r>
                    <w:rPr>
                      <w:sz w:val="20"/>
                      <w:szCs w:val="20"/>
                      <w:rtl/>
                    </w:rPr>
                    <w:t>(ب) يُشترط كذلك أن يكون قد أقام فعليًا داخل الأراضي الإسبانية مدة لا تقل عن 183 يومًا سنويًا خلال السنوات الخمس.</w:t>
                  </w:r>
                </w:p>
                <w:p w14:paraId="1E6CD811" w14:textId="77777777" w:rsidR="00636D5C" w:rsidRPr="00633922" w:rsidRDefault="00636D5C" w:rsidP="00636D5C">
                  <w:pPr>
                    <w:pStyle w:val="p1"/>
                    <w:bidi/>
                    <w:jc w:val="both"/>
                    <w:rPr>
                      <w:sz w:val="20"/>
                      <w:szCs w:val="20"/>
                      <w:rtl/>
                    </w:rPr>
                  </w:pPr>
                </w:p>
              </w:tc>
            </w:tr>
            <w:tr w:rsidR="00636D5C" w:rsidRPr="00633922" w14:paraId="7793A97C" w14:textId="77777777" w:rsidTr="007A06A4">
              <w:tc>
                <w:tcPr>
                  <w:tcW w:w="5344" w:type="dxa"/>
                </w:tcPr>
                <w:p w14:paraId="1CB4BF4A" w14:textId="77777777" w:rsidR="00636D5C" w:rsidRPr="00633922" w:rsidRDefault="00636D5C" w:rsidP="009F255C">
                  <w:pPr>
                    <w:pStyle w:val="p2"/>
                    <w:bidi/>
                    <w:jc w:val="left"/>
                    <w:rPr>
                      <w:sz w:val="20"/>
                      <w:szCs w:val="20"/>
                      <w:rtl/>
                    </w:rPr>
                  </w:pPr>
                  <w:r>
                    <w:rPr>
                      <w:sz w:val="20"/>
                      <w:szCs w:val="20"/>
                      <w:rtl/>
                    </w:rPr>
                    <w:t>(ج) لا تتحمل الشركة أي التزام قانوني في تقديم طلب الإقامة الدائمة إلا بناءً على اتفاق جديد يحدد الرسوم والإجراءات الخاصة بذلك.</w:t>
                  </w:r>
                </w:p>
              </w:tc>
              <w:tc>
                <w:tcPr>
                  <w:tcW w:w="5345" w:type="dxa"/>
                </w:tcPr>
                <w:p w14:paraId="5D1B3380" w14:textId="77777777" w:rsidR="00636D5C" w:rsidRPr="00633922" w:rsidRDefault="00636D5C" w:rsidP="00636D5C">
                  <w:pPr>
                    <w:pStyle w:val="p2"/>
                    <w:bidi/>
                    <w:jc w:val="left"/>
                    <w:rPr>
                      <w:sz w:val="20"/>
                      <w:szCs w:val="20"/>
                      <w:rtl/>
                    </w:rPr>
                  </w:pPr>
                </w:p>
              </w:tc>
            </w:tr>
          </w:tbl>
          <w:p w14:paraId="76DA0124" w14:textId="77777777" w:rsidR="006B08B2" w:rsidRPr="00633922" w:rsidRDefault="006B08B2" w:rsidP="006543EF">
            <w:pPr>
              <w:pStyle w:val="p1"/>
              <w:bidi/>
              <w:jc w:val="center"/>
              <w:rPr>
                <w:b/>
                <w:bCs/>
                <w:sz w:val="20"/>
                <w:szCs w:val="20"/>
              </w:rPr>
            </w:pPr>
            <w:r>
              <w:rPr>
                <w:b/>
                <w:bCs/>
                <w:sz w:val="20"/>
                <w:szCs w:val="20"/>
                <w:rtl/>
              </w:rPr>
              <w:t>9-7 إخلال العميل بالالتزامات القانونية</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44"/>
              <w:gridCol w:w="5345"/>
            </w:tblGrid>
            <w:tr w:rsidR="00636D5C" w:rsidRPr="00633922" w14:paraId="54673B44" w14:textId="77777777" w:rsidTr="007A06A4">
              <w:tc>
                <w:tcPr>
                  <w:tcW w:w="5344" w:type="dxa"/>
                </w:tcPr>
                <w:p w14:paraId="246AAF1A" w14:textId="77777777" w:rsidR="00636D5C" w:rsidRPr="00633922" w:rsidRDefault="00636D5C" w:rsidP="009F255C">
                  <w:pPr>
                    <w:pStyle w:val="p2"/>
                    <w:bidi/>
                    <w:jc w:val="left"/>
                    <w:rPr>
                      <w:sz w:val="20"/>
                      <w:szCs w:val="20"/>
                      <w:rtl/>
                    </w:rPr>
                  </w:pPr>
                  <w:r>
                    <w:rPr>
                      <w:sz w:val="20"/>
                      <w:szCs w:val="20"/>
                      <w:rtl/>
                    </w:rPr>
                    <w:t>(أ) في حال ارتكب العميل مخالفة قانونية أو ضريبية أو تأمينية أو لم يلتزم بالإقامة داخل الدولة، يتحمل وحده كامل التبعات القانونية.</w:t>
                  </w:r>
                </w:p>
              </w:tc>
              <w:tc>
                <w:tcPr>
                  <w:tcW w:w="5345" w:type="dxa"/>
                </w:tcPr>
                <w:p w14:paraId="2BCC3703" w14:textId="77777777" w:rsidR="00636D5C" w:rsidRPr="00633922" w:rsidRDefault="00636D5C" w:rsidP="009F255C">
                  <w:pPr>
                    <w:pStyle w:val="p2"/>
                    <w:bidi/>
                    <w:jc w:val="left"/>
                    <w:rPr>
                      <w:sz w:val="20"/>
                      <w:szCs w:val="20"/>
                      <w:rtl/>
                    </w:rPr>
                  </w:pPr>
                  <w:r>
                    <w:rPr>
                      <w:sz w:val="20"/>
                      <w:szCs w:val="20"/>
                      <w:rtl/>
                    </w:rPr>
                    <w:t>(ب) للشركة الحق في إنهاء العقد فورًا دون إخطار مسبق ودون رد أي مبالغ مدفوعة إذا نتج عن هذا الإخلال ضرر مباشر أو غير مباشر للشركة أو مساس بسمعتها أمام الجهات الرسمية الإسبانية.</w:t>
                  </w:r>
                </w:p>
              </w:tc>
            </w:tr>
            <w:tr w:rsidR="00636D5C" w:rsidRPr="00633922" w14:paraId="600E2927" w14:textId="77777777" w:rsidTr="007A06A4">
              <w:tc>
                <w:tcPr>
                  <w:tcW w:w="5344" w:type="dxa"/>
                </w:tcPr>
                <w:p w14:paraId="17597CFE" w14:textId="77777777" w:rsidR="00636D5C" w:rsidRPr="00633922" w:rsidRDefault="00636D5C" w:rsidP="00636D5C">
                  <w:pPr>
                    <w:pStyle w:val="p2"/>
                    <w:bidi/>
                    <w:jc w:val="left"/>
                    <w:rPr>
                      <w:rFonts w:ascii="Times New Roman" w:hAnsi="Times New Roman"/>
                      <w:sz w:val="20"/>
                      <w:szCs w:val="20"/>
                      <w:rtl/>
                    </w:rPr>
                  </w:pPr>
                  <w:r>
                    <w:rPr>
                      <w:sz w:val="20"/>
                      <w:szCs w:val="20"/>
                      <w:rtl/>
                    </w:rPr>
                    <w:t>(ج) لا يحق للعميل في هذه الحالة المطالبة بأي تعويض أو رد أتعاب</w:t>
                  </w:r>
                  <w:r>
                    <w:rPr>
                      <w:rFonts w:ascii="Times New Roman" w:hAnsi="Times New Roman"/>
                      <w:sz w:val="20"/>
                      <w:szCs w:val="20"/>
                      <w:rtl/>
                    </w:rPr>
                    <w:t>.</w:t>
                  </w:r>
                </w:p>
                <w:p w14:paraId="5F1CD538" w14:textId="77777777" w:rsidR="002B28FC" w:rsidRPr="00633922" w:rsidRDefault="002B28FC" w:rsidP="002B28FC">
                  <w:pPr>
                    <w:pStyle w:val="p2"/>
                    <w:bidi/>
                    <w:jc w:val="left"/>
                    <w:rPr>
                      <w:rFonts w:ascii="Times New Roman" w:hAnsi="Times New Roman"/>
                      <w:sz w:val="20"/>
                      <w:szCs w:val="20"/>
                      <w:rtl/>
                    </w:rPr>
                  </w:pPr>
                </w:p>
                <w:p w14:paraId="702CA0FA" w14:textId="77777777" w:rsidR="006543EF" w:rsidRPr="00633922" w:rsidRDefault="006543EF" w:rsidP="006543EF">
                  <w:pPr>
                    <w:pStyle w:val="p2"/>
                    <w:bidi/>
                    <w:jc w:val="left"/>
                    <w:rPr>
                      <w:sz w:val="20"/>
                      <w:szCs w:val="20"/>
                      <w:rtl/>
                    </w:rPr>
                  </w:pPr>
                </w:p>
              </w:tc>
              <w:tc>
                <w:tcPr>
                  <w:tcW w:w="5345" w:type="dxa"/>
                </w:tcPr>
                <w:p w14:paraId="7B289CA4" w14:textId="77777777" w:rsidR="00636D5C" w:rsidRPr="00633922" w:rsidRDefault="00636D5C" w:rsidP="00636D5C">
                  <w:pPr>
                    <w:pStyle w:val="p2"/>
                    <w:bidi/>
                    <w:jc w:val="left"/>
                    <w:rPr>
                      <w:sz w:val="20"/>
                      <w:szCs w:val="20"/>
                      <w:rtl/>
                    </w:rPr>
                  </w:pPr>
                </w:p>
              </w:tc>
            </w:tr>
          </w:tbl>
          <w:p w14:paraId="1A4D9476" w14:textId="77777777" w:rsidR="00B530C4" w:rsidRPr="00633922" w:rsidRDefault="00B530C4" w:rsidP="00636D5C">
            <w:pPr>
              <w:bidi/>
              <w:spacing w:line="360" w:lineRule="auto"/>
              <w:jc w:val="center"/>
              <w:rPr>
                <w:rFonts w:cstheme="minorHAnsi"/>
                <w:b/>
                <w:bCs/>
                <w:sz w:val="20"/>
                <w:szCs w:val="20"/>
                <w:u w:val="single"/>
                <w:rtl/>
              </w:rPr>
            </w:pPr>
            <w:r>
              <w:rPr>
                <w:rFonts w:cstheme="minorHAnsi"/>
                <w:b/>
                <w:bCs/>
                <w:sz w:val="20"/>
                <w:szCs w:val="20"/>
                <w:u w:val="single"/>
                <w:rtl/>
              </w:rPr>
              <w:t xml:space="preserve">المادة (10) – نطاق </w:t>
            </w:r>
            <w:r>
              <w:rPr>
                <w:rFonts w:cstheme="minorHAnsi" w:hint="cs"/>
                <w:b/>
                <w:bCs/>
                <w:sz w:val="20"/>
                <w:szCs w:val="20"/>
                <w:u w:val="single"/>
                <w:rtl/>
              </w:rPr>
              <w:t>الخدمات الأساسية والاضافية ل</w:t>
            </w:r>
            <w:r>
              <w:rPr>
                <w:rFonts w:cstheme="minorHAnsi"/>
                <w:b/>
                <w:bCs/>
                <w:sz w:val="20"/>
                <w:szCs w:val="20"/>
                <w:u w:val="single"/>
                <w:rtl/>
              </w:rPr>
              <w:t>لشركة</w:t>
            </w:r>
          </w:p>
          <w:p w14:paraId="2D453DCC" w14:textId="77777777" w:rsidR="00B530C4" w:rsidRPr="00633922" w:rsidRDefault="00B530C4" w:rsidP="006543EF">
            <w:pPr>
              <w:pStyle w:val="Heading3"/>
              <w:bidi/>
              <w:jc w:val="center"/>
              <w:rPr>
                <w:b/>
                <w:bCs/>
                <w:color w:val="000000" w:themeColor="text1"/>
                <w:sz w:val="20"/>
                <w:szCs w:val="20"/>
                <w:u w:val="single"/>
                <w:rtl/>
              </w:rPr>
            </w:pPr>
            <w:r>
              <w:rPr>
                <w:b/>
                <w:bCs/>
                <w:color w:val="000000" w:themeColor="text1"/>
                <w:sz w:val="20"/>
                <w:szCs w:val="20"/>
                <w:u w:val="single"/>
              </w:rPr>
              <w:t xml:space="preserve">1-10 </w:t>
            </w:r>
            <w:r>
              <w:rPr>
                <w:b/>
                <w:bCs/>
                <w:color w:val="000000" w:themeColor="text1"/>
                <w:sz w:val="20"/>
                <w:szCs w:val="20"/>
                <w:u w:val="single"/>
                <w:rtl/>
              </w:rPr>
              <w:t>نطاق الخدمات الأساسية</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44"/>
              <w:gridCol w:w="5345"/>
            </w:tblGrid>
            <w:tr w:rsidR="007A06A4" w:rsidRPr="00633922" w14:paraId="187DF369" w14:textId="77777777" w:rsidTr="007A06A4">
              <w:tc>
                <w:tcPr>
                  <w:tcW w:w="5344" w:type="dxa"/>
                </w:tcPr>
                <w:p w14:paraId="54608729" w14:textId="77777777" w:rsidR="007A06A4" w:rsidRPr="00633922" w:rsidRDefault="007A06A4" w:rsidP="007A06A4">
                  <w:pPr>
                    <w:pStyle w:val="p3"/>
                    <w:bidi/>
                    <w:jc w:val="left"/>
                    <w:rPr>
                      <w:sz w:val="20"/>
                      <w:szCs w:val="20"/>
                    </w:rPr>
                  </w:pPr>
                  <w:r>
                    <w:rPr>
                      <w:sz w:val="20"/>
                      <w:szCs w:val="20"/>
                      <w:rtl/>
                    </w:rPr>
                    <w:t xml:space="preserve">(أ) يتعهد الطرف الأول “الشركة” بتقديم خدماتها ضمن نطاق </w:t>
                  </w:r>
                  <w:r>
                    <w:rPr>
                      <w:rStyle w:val="s2"/>
                      <w:rFonts w:eastAsia="Playfair Display"/>
                      <w:b/>
                      <w:bCs/>
                      <w:sz w:val="20"/>
                      <w:szCs w:val="20"/>
                      <w:rtl/>
                    </w:rPr>
                    <w:t>الاستشارات القانونية والإجرائية والإدارية</w:t>
                  </w:r>
                  <w:r>
                    <w:rPr>
                      <w:sz w:val="20"/>
                      <w:szCs w:val="20"/>
                      <w:rtl/>
                    </w:rPr>
                    <w:t xml:space="preserve"> اللازمة للحصول على الإقامة الإسبانية بموجب </w:t>
                  </w:r>
                  <w:r>
                    <w:rPr>
                      <w:rStyle w:val="s2"/>
                      <w:rFonts w:eastAsia="Playfair Display"/>
                      <w:b/>
                      <w:bCs/>
                      <w:sz w:val="20"/>
                      <w:szCs w:val="20"/>
                      <w:rtl/>
                    </w:rPr>
                    <w:t xml:space="preserve">برنامج </w:t>
                  </w:r>
                  <w:r>
                    <w:rPr>
                      <w:rStyle w:val="s2"/>
                      <w:rFonts w:eastAsia="Playfair Display"/>
                      <w:b/>
                      <w:bCs/>
                      <w:sz w:val="20"/>
                      <w:szCs w:val="20"/>
                    </w:rPr>
                    <w:t>Digital Nomad Visa</w:t>
                  </w:r>
                  <w:r>
                    <w:rPr>
                      <w:sz w:val="20"/>
                      <w:szCs w:val="20"/>
                      <w:rtl/>
                    </w:rPr>
                    <w:t>.</w:t>
                  </w:r>
                </w:p>
                <w:p w14:paraId="162E17BF" w14:textId="77777777" w:rsidR="007A06A4" w:rsidRPr="00633922" w:rsidRDefault="007A06A4" w:rsidP="007A06A4">
                  <w:pPr>
                    <w:bidi/>
                    <w:rPr>
                      <w:sz w:val="20"/>
                      <w:szCs w:val="20"/>
                      <w:rtl/>
                    </w:rPr>
                  </w:pPr>
                </w:p>
                <w:p w14:paraId="0151CACA" w14:textId="77777777" w:rsidR="007A06A4" w:rsidRPr="00633922" w:rsidRDefault="007A06A4" w:rsidP="007A06A4">
                  <w:pPr>
                    <w:bidi/>
                    <w:rPr>
                      <w:sz w:val="20"/>
                      <w:szCs w:val="20"/>
                      <w:rtl/>
                    </w:rPr>
                  </w:pPr>
                </w:p>
                <w:p w14:paraId="39DD570A" w14:textId="77777777" w:rsidR="007A06A4" w:rsidRPr="00633922" w:rsidRDefault="007A06A4" w:rsidP="007A06A4">
                  <w:pPr>
                    <w:bidi/>
                    <w:rPr>
                      <w:sz w:val="20"/>
                      <w:szCs w:val="20"/>
                      <w:rtl/>
                    </w:rPr>
                  </w:pPr>
                </w:p>
                <w:p w14:paraId="7B60E230" w14:textId="77777777" w:rsidR="007A06A4" w:rsidRPr="00633922" w:rsidRDefault="007A06A4" w:rsidP="007A06A4">
                  <w:pPr>
                    <w:bidi/>
                    <w:rPr>
                      <w:sz w:val="20"/>
                      <w:szCs w:val="20"/>
                      <w:rtl/>
                    </w:rPr>
                  </w:pPr>
                </w:p>
                <w:p w14:paraId="4ED242A6" w14:textId="77777777" w:rsidR="007A06A4" w:rsidRPr="00633922" w:rsidRDefault="007A06A4" w:rsidP="007A06A4">
                  <w:pPr>
                    <w:pStyle w:val="p1"/>
                    <w:bidi/>
                    <w:ind w:left="30" w:hanging="30"/>
                    <w:rPr>
                      <w:sz w:val="20"/>
                      <w:szCs w:val="20"/>
                      <w:rtl/>
                    </w:rPr>
                  </w:pPr>
                  <w:r>
                    <w:rPr>
                      <w:sz w:val="20"/>
                      <w:szCs w:val="20"/>
                      <w:rtl/>
                    </w:rPr>
                    <w:t xml:space="preserve">(ج) تعتبر جميع هذه الالتزامات التزامات </w:t>
                  </w:r>
                  <w:r>
                    <w:rPr>
                      <w:rStyle w:val="s1"/>
                      <w:b/>
                      <w:bCs/>
                      <w:sz w:val="20"/>
                      <w:szCs w:val="20"/>
                      <w:rtl/>
                    </w:rPr>
                    <w:t>ببذل عناية مهنية</w:t>
                  </w:r>
                  <w:r>
                    <w:rPr>
                      <w:sz w:val="20"/>
                      <w:szCs w:val="20"/>
                      <w:rtl/>
                    </w:rPr>
                    <w:t xml:space="preserve"> لا بتحقيق نتيجة محددة، ولا تضمن الشركة الحصول على الموافقة النهائية أو تحديد مدة زمنية محددة لذلك.</w:t>
                  </w:r>
                </w:p>
                <w:p w14:paraId="7353B3D7" w14:textId="77777777" w:rsidR="007A06A4" w:rsidRPr="00633922" w:rsidRDefault="007A06A4" w:rsidP="007A06A4">
                  <w:pPr>
                    <w:bidi/>
                    <w:rPr>
                      <w:sz w:val="20"/>
                      <w:szCs w:val="20"/>
                      <w:rtl/>
                    </w:rPr>
                  </w:pPr>
                </w:p>
              </w:tc>
              <w:tc>
                <w:tcPr>
                  <w:tcW w:w="5345" w:type="dxa"/>
                </w:tcPr>
                <w:p w14:paraId="6D2741A1" w14:textId="77777777" w:rsidR="007A06A4" w:rsidRPr="00633922" w:rsidRDefault="007A06A4" w:rsidP="007A06A4">
                  <w:pPr>
                    <w:pStyle w:val="p3"/>
                    <w:bidi/>
                    <w:jc w:val="left"/>
                    <w:rPr>
                      <w:sz w:val="20"/>
                      <w:szCs w:val="20"/>
                      <w:rtl/>
                    </w:rPr>
                  </w:pPr>
                  <w:r>
                    <w:rPr>
                      <w:sz w:val="20"/>
                      <w:szCs w:val="20"/>
                      <w:rtl/>
                    </w:rPr>
                    <w:t>(ب) تشمل الخدمات المقدمة ما يلي تحديدًا:</w:t>
                  </w:r>
                </w:p>
                <w:p w14:paraId="160DA75D" w14:textId="77777777" w:rsidR="007A06A4" w:rsidRPr="00633922" w:rsidRDefault="007A06A4" w:rsidP="007A06A4">
                  <w:pPr>
                    <w:pStyle w:val="p1"/>
                    <w:numPr>
                      <w:ilvl w:val="0"/>
                      <w:numId w:val="16"/>
                    </w:numPr>
                    <w:bidi/>
                    <w:spacing w:before="100" w:beforeAutospacing="1" w:after="100" w:afterAutospacing="1"/>
                    <w:rPr>
                      <w:sz w:val="20"/>
                      <w:szCs w:val="20"/>
                      <w:rtl/>
                    </w:rPr>
                  </w:pPr>
                  <w:r>
                    <w:rPr>
                      <w:sz w:val="20"/>
                      <w:szCs w:val="20"/>
                      <w:rtl/>
                    </w:rPr>
                    <w:t>تقديم الاستشارات العامة المتعلقة بالشروط القانونية لبرنامج الإقامة الإسبانية.</w:t>
                  </w:r>
                </w:p>
                <w:p w14:paraId="24DA6797" w14:textId="77777777" w:rsidR="007A06A4" w:rsidRPr="00633922" w:rsidRDefault="007A06A4" w:rsidP="007A06A4">
                  <w:pPr>
                    <w:pStyle w:val="p1"/>
                    <w:numPr>
                      <w:ilvl w:val="0"/>
                      <w:numId w:val="16"/>
                    </w:numPr>
                    <w:bidi/>
                    <w:spacing w:before="100" w:beforeAutospacing="1" w:after="100" w:afterAutospacing="1"/>
                    <w:rPr>
                      <w:sz w:val="20"/>
                      <w:szCs w:val="20"/>
                      <w:rtl/>
                    </w:rPr>
                  </w:pPr>
                  <w:r>
                    <w:rPr>
                      <w:sz w:val="20"/>
                      <w:szCs w:val="20"/>
                      <w:rtl/>
                    </w:rPr>
                    <w:t>مراجعة المستندات المقدمة من العميل من حيث الشكل والاستيفاء الظاهري، دون التحقق من الجوهر أو صحة المصدر.</w:t>
                  </w:r>
                </w:p>
                <w:p w14:paraId="69C4C64C" w14:textId="77777777" w:rsidR="007A06A4" w:rsidRPr="00633922" w:rsidRDefault="007A06A4" w:rsidP="007A06A4">
                  <w:pPr>
                    <w:pStyle w:val="p1"/>
                    <w:numPr>
                      <w:ilvl w:val="0"/>
                      <w:numId w:val="16"/>
                    </w:numPr>
                    <w:bidi/>
                    <w:spacing w:before="100" w:beforeAutospacing="1" w:after="100" w:afterAutospacing="1"/>
                    <w:rPr>
                      <w:sz w:val="20"/>
                      <w:szCs w:val="20"/>
                      <w:rtl/>
                    </w:rPr>
                  </w:pPr>
                  <w:r>
                    <w:rPr>
                      <w:sz w:val="20"/>
                      <w:szCs w:val="20"/>
                      <w:rtl/>
                    </w:rPr>
                    <w:t>إعداد وتجهيز ملف الإقامة وفق النموذج الرسمي المعتمد من السلطات الإسبانية.</w:t>
                  </w:r>
                </w:p>
                <w:p w14:paraId="3CF84586" w14:textId="77777777" w:rsidR="007A06A4" w:rsidRPr="00633922" w:rsidRDefault="007A06A4" w:rsidP="007A06A4">
                  <w:pPr>
                    <w:pStyle w:val="p1"/>
                    <w:numPr>
                      <w:ilvl w:val="0"/>
                      <w:numId w:val="16"/>
                    </w:numPr>
                    <w:bidi/>
                    <w:spacing w:before="100" w:beforeAutospacing="1" w:after="100" w:afterAutospacing="1"/>
                    <w:rPr>
                      <w:sz w:val="20"/>
                      <w:szCs w:val="20"/>
                      <w:rtl/>
                    </w:rPr>
                  </w:pPr>
                  <w:r>
                    <w:rPr>
                      <w:rStyle w:val="s1"/>
                      <w:b/>
                      <w:bCs/>
                      <w:sz w:val="20"/>
                      <w:szCs w:val="20"/>
                      <w:rtl/>
                    </w:rPr>
                    <w:t>تقديم الملف رسميًا</w:t>
                  </w:r>
                  <w:r>
                    <w:rPr>
                      <w:sz w:val="20"/>
                      <w:szCs w:val="20"/>
                      <w:rtl/>
                    </w:rPr>
                    <w:t xml:space="preserve"> للسلطات الإسبانية المختصة أو السفارة الإسبانية في القاهرة، بحسب طريقة التقديم المتفق عليها.</w:t>
                  </w:r>
                </w:p>
                <w:p w14:paraId="1B8FFF72" w14:textId="77777777" w:rsidR="007A06A4" w:rsidRPr="00633922" w:rsidRDefault="007A06A4" w:rsidP="007A06A4">
                  <w:pPr>
                    <w:pStyle w:val="p1"/>
                    <w:numPr>
                      <w:ilvl w:val="0"/>
                      <w:numId w:val="16"/>
                    </w:numPr>
                    <w:bidi/>
                    <w:spacing w:before="100" w:beforeAutospacing="1" w:after="100" w:afterAutospacing="1"/>
                    <w:rPr>
                      <w:sz w:val="20"/>
                      <w:szCs w:val="20"/>
                      <w:rtl/>
                    </w:rPr>
                  </w:pPr>
                  <w:r>
                    <w:rPr>
                      <w:rStyle w:val="s1"/>
                      <w:b/>
                      <w:bCs/>
                      <w:sz w:val="20"/>
                      <w:szCs w:val="20"/>
                      <w:rtl/>
                    </w:rPr>
                    <w:lastRenderedPageBreak/>
                    <w:t>استخراج رقم الهوية الأجنبية الإسباني (</w:t>
                  </w:r>
                  <w:r>
                    <w:rPr>
                      <w:rStyle w:val="s1"/>
                      <w:b/>
                      <w:bCs/>
                      <w:sz w:val="20"/>
                      <w:szCs w:val="20"/>
                    </w:rPr>
                    <w:t>NIE</w:t>
                  </w:r>
                  <w:r>
                    <w:rPr>
                      <w:sz w:val="20"/>
                      <w:szCs w:val="20"/>
                      <w:rtl/>
                    </w:rPr>
                    <w:t xml:space="preserve"> الخاص بمقدم الطلب الرئيسي وأفراد أسرته ضمن الإجراءات التي تشرف عليها الشركة مباشرة.</w:t>
                  </w:r>
                </w:p>
                <w:p w14:paraId="7E47831D" w14:textId="77777777" w:rsidR="007A06A4" w:rsidRPr="00633922" w:rsidRDefault="007A06A4" w:rsidP="001875C7">
                  <w:pPr>
                    <w:pStyle w:val="p1"/>
                    <w:numPr>
                      <w:ilvl w:val="0"/>
                      <w:numId w:val="16"/>
                    </w:numPr>
                    <w:bidi/>
                    <w:spacing w:before="100" w:beforeAutospacing="1" w:after="100" w:afterAutospacing="1"/>
                    <w:rPr>
                      <w:sz w:val="20"/>
                      <w:szCs w:val="20"/>
                      <w:rtl/>
                    </w:rPr>
                  </w:pPr>
                  <w:r>
                    <w:rPr>
                      <w:sz w:val="20"/>
                      <w:szCs w:val="20"/>
                      <w:rtl/>
                    </w:rPr>
                    <w:t>التنسيق والمتابعة الإدارية مع الجهات الرسمية الإسبانية حتى صدور القرار النهائي المتعلق بالموافقة على الإقامة.</w:t>
                  </w:r>
                </w:p>
              </w:tc>
            </w:tr>
          </w:tbl>
          <w:p w14:paraId="32EFD0FF" w14:textId="77777777" w:rsidR="00B530C4" w:rsidRPr="00633922" w:rsidRDefault="00B530C4" w:rsidP="00B530C4">
            <w:pPr>
              <w:rPr>
                <w:rStyle w:val="s1"/>
                <w:sz w:val="20"/>
                <w:szCs w:val="20"/>
                <w:rtl/>
              </w:rPr>
            </w:pPr>
          </w:p>
          <w:p w14:paraId="353195E9" w14:textId="77777777" w:rsidR="00B530C4" w:rsidRPr="00633922" w:rsidRDefault="00B530C4" w:rsidP="006543EF">
            <w:pPr>
              <w:pStyle w:val="Heading3"/>
              <w:bidi/>
              <w:jc w:val="center"/>
              <w:rPr>
                <w:b/>
                <w:bCs/>
                <w:color w:val="000000" w:themeColor="text1"/>
                <w:sz w:val="20"/>
                <w:szCs w:val="20"/>
                <w:u w:val="single"/>
                <w:rtl/>
              </w:rPr>
            </w:pPr>
            <w:r>
              <w:rPr>
                <w:b/>
                <w:bCs/>
                <w:color w:val="000000" w:themeColor="text1"/>
                <w:sz w:val="20"/>
                <w:szCs w:val="20"/>
                <w:u w:val="single"/>
              </w:rPr>
              <w:t xml:space="preserve">2-10 </w:t>
            </w:r>
            <w:r>
              <w:rPr>
                <w:b/>
                <w:bCs/>
                <w:color w:val="000000" w:themeColor="text1"/>
                <w:sz w:val="20"/>
                <w:szCs w:val="20"/>
                <w:u w:val="single"/>
                <w:rtl/>
              </w:rPr>
              <w:t xml:space="preserve">الخدمات غير المشمولة </w:t>
            </w:r>
            <w:r>
              <w:rPr>
                <w:rFonts w:hint="cs"/>
                <w:b/>
                <w:bCs/>
                <w:color w:val="000000" w:themeColor="text1"/>
                <w:sz w:val="20"/>
                <w:szCs w:val="20"/>
                <w:u w:val="single"/>
                <w:rtl/>
              </w:rPr>
              <w:t xml:space="preserve">الإضافية </w:t>
            </w:r>
            <w:r>
              <w:rPr>
                <w:b/>
                <w:bCs/>
                <w:color w:val="000000" w:themeColor="text1"/>
                <w:sz w:val="20"/>
                <w:szCs w:val="20"/>
                <w:u w:val="single"/>
                <w:rtl/>
              </w:rPr>
              <w:t>في نطاق العقد</w:t>
            </w:r>
          </w:p>
          <w:p w14:paraId="4A50EC3A" w14:textId="77777777" w:rsidR="00AA6258" w:rsidRPr="00633922" w:rsidRDefault="00AA6258" w:rsidP="00AA6258">
            <w:pPr>
              <w:pStyle w:val="p3"/>
              <w:bidi/>
              <w:jc w:val="left"/>
              <w:rPr>
                <w:sz w:val="20"/>
                <w:szCs w:val="20"/>
              </w:rPr>
            </w:pPr>
            <w:r>
              <w:rPr>
                <w:sz w:val="20"/>
                <w:szCs w:val="20"/>
                <w:rtl/>
              </w:rPr>
              <w:t>(أ) يقر العميل بأن الخدمات التالية لا تدخل ضمن نطاق هذا العقد، ولا تلتزم الشركة بتقديمها إلا بناءً على اتفاق كتابي منفصل:</w:t>
            </w:r>
          </w:p>
          <w:p w14:paraId="1D834C15" w14:textId="77777777" w:rsidR="00AA6258" w:rsidRPr="00633922" w:rsidRDefault="00AA6258" w:rsidP="00AA6258">
            <w:pPr>
              <w:pStyle w:val="p1"/>
              <w:numPr>
                <w:ilvl w:val="0"/>
                <w:numId w:val="17"/>
              </w:numPr>
              <w:bidi/>
              <w:spacing w:before="100" w:beforeAutospacing="1" w:after="100" w:afterAutospacing="1"/>
              <w:rPr>
                <w:sz w:val="20"/>
                <w:szCs w:val="20"/>
                <w:rtl/>
              </w:rPr>
            </w:pPr>
            <w:r>
              <w:rPr>
                <w:sz w:val="20"/>
                <w:szCs w:val="20"/>
                <w:rtl/>
              </w:rPr>
              <w:t xml:space="preserve">إعداد الإقرارات الضريبية أو </w:t>
            </w:r>
            <w:proofErr w:type="gramStart"/>
            <w:r>
              <w:rPr>
                <w:sz w:val="20"/>
                <w:szCs w:val="20"/>
                <w:rtl/>
              </w:rPr>
              <w:t>متابعتها.</w:t>
            </w:r>
            <w:r>
              <w:rPr>
                <w:rFonts w:ascii="Times New Roman" w:hAnsi="Times New Roman" w:hint="cs"/>
                <w:sz w:val="20"/>
                <w:szCs w:val="20"/>
                <w:rtl/>
              </w:rPr>
              <w:t>تتم</w:t>
            </w:r>
            <w:proofErr w:type="gramEnd"/>
            <w:r>
              <w:rPr>
                <w:rFonts w:ascii="Times New Roman" w:hAnsi="Times New Roman" w:hint="cs"/>
                <w:sz w:val="20"/>
                <w:szCs w:val="20"/>
                <w:rtl/>
              </w:rPr>
              <w:t xml:space="preserve"> من خلال محاسب قانوني داخل الدولة)</w:t>
            </w:r>
          </w:p>
          <w:p w14:paraId="510A8164" w14:textId="77777777" w:rsidR="00AA6258" w:rsidRPr="00633922" w:rsidRDefault="00AA6258" w:rsidP="00AA6258">
            <w:pPr>
              <w:pStyle w:val="p1"/>
              <w:numPr>
                <w:ilvl w:val="0"/>
                <w:numId w:val="17"/>
              </w:numPr>
              <w:bidi/>
              <w:spacing w:before="100" w:beforeAutospacing="1" w:after="100" w:afterAutospacing="1"/>
              <w:rPr>
                <w:sz w:val="20"/>
                <w:szCs w:val="20"/>
                <w:rtl/>
              </w:rPr>
            </w:pPr>
            <w:r>
              <w:rPr>
                <w:sz w:val="20"/>
                <w:szCs w:val="20"/>
                <w:rtl/>
              </w:rPr>
              <w:t xml:space="preserve">إدارة المدفوعات الشهرية الخاصة </w:t>
            </w:r>
            <w:r>
              <w:rPr>
                <w:rFonts w:hint="cs"/>
                <w:sz w:val="20"/>
                <w:szCs w:val="20"/>
                <w:rtl/>
              </w:rPr>
              <w:t>ب</w:t>
            </w:r>
            <w:r>
              <w:rPr>
                <w:sz w:val="20"/>
                <w:szCs w:val="20"/>
                <w:rtl/>
              </w:rPr>
              <w:t>التأمينات الاجتماعية (</w:t>
            </w:r>
            <w:r>
              <w:rPr>
                <w:sz w:val="20"/>
                <w:szCs w:val="20"/>
              </w:rPr>
              <w:t>RETA</w:t>
            </w:r>
            <w:r>
              <w:rPr>
                <w:sz w:val="20"/>
                <w:szCs w:val="20"/>
                <w:rtl/>
              </w:rPr>
              <w:t xml:space="preserve">. </w:t>
            </w:r>
            <w:proofErr w:type="gramStart"/>
            <w:r>
              <w:rPr>
                <w:sz w:val="20"/>
                <w:szCs w:val="20"/>
                <w:rtl/>
              </w:rPr>
              <w:t>.</w:t>
            </w:r>
            <w:r>
              <w:rPr>
                <w:rFonts w:ascii="Times New Roman" w:hAnsi="Times New Roman" w:hint="cs"/>
                <w:sz w:val="20"/>
                <w:szCs w:val="20"/>
                <w:rtl/>
              </w:rPr>
              <w:t>تتم</w:t>
            </w:r>
            <w:proofErr w:type="gramEnd"/>
            <w:r>
              <w:rPr>
                <w:rFonts w:ascii="Times New Roman" w:hAnsi="Times New Roman" w:hint="cs"/>
                <w:sz w:val="20"/>
                <w:szCs w:val="20"/>
                <w:rtl/>
              </w:rPr>
              <w:t xml:space="preserve"> من خلال محاسب قانوني داخل الدولة)</w:t>
            </w:r>
          </w:p>
          <w:p w14:paraId="1B12C946" w14:textId="77777777" w:rsidR="00AA6258" w:rsidRPr="00633922" w:rsidRDefault="00AA6258" w:rsidP="00AA6258">
            <w:pPr>
              <w:pStyle w:val="p1"/>
              <w:numPr>
                <w:ilvl w:val="0"/>
                <w:numId w:val="17"/>
              </w:numPr>
              <w:bidi/>
              <w:spacing w:before="100" w:beforeAutospacing="1" w:after="100" w:afterAutospacing="1"/>
              <w:rPr>
                <w:sz w:val="20"/>
                <w:szCs w:val="20"/>
                <w:rtl/>
              </w:rPr>
            </w:pPr>
            <w:r>
              <w:rPr>
                <w:sz w:val="20"/>
                <w:szCs w:val="20"/>
                <w:rtl/>
              </w:rPr>
              <w:t>تأسيس الشركات</w:t>
            </w:r>
            <w:r>
              <w:rPr>
                <w:rFonts w:hint="cs"/>
                <w:sz w:val="20"/>
                <w:szCs w:val="20"/>
                <w:rtl/>
              </w:rPr>
              <w:t xml:space="preserve"> داخل اسبانيا</w:t>
            </w:r>
            <w:r>
              <w:rPr>
                <w:sz w:val="20"/>
                <w:szCs w:val="20"/>
                <w:rtl/>
              </w:rPr>
              <w:t>.</w:t>
            </w:r>
          </w:p>
          <w:p w14:paraId="3AC04424" w14:textId="77777777" w:rsidR="00AA6258" w:rsidRPr="00633922" w:rsidRDefault="00AA6258" w:rsidP="00AA6258">
            <w:pPr>
              <w:pStyle w:val="p1"/>
              <w:numPr>
                <w:ilvl w:val="0"/>
                <w:numId w:val="17"/>
              </w:numPr>
              <w:bidi/>
              <w:spacing w:before="100" w:beforeAutospacing="1" w:after="100" w:afterAutospacing="1"/>
              <w:rPr>
                <w:sz w:val="20"/>
                <w:szCs w:val="20"/>
                <w:rtl/>
              </w:rPr>
            </w:pPr>
            <w:r>
              <w:rPr>
                <w:sz w:val="20"/>
                <w:szCs w:val="20"/>
                <w:rtl/>
              </w:rPr>
              <w:t>إيجاد سكن دائم أو مؤقت داخل الأراضي الإسبانية.</w:t>
            </w:r>
            <w:r>
              <w:rPr>
                <w:rFonts w:hint="cs"/>
                <w:sz w:val="20"/>
                <w:szCs w:val="20"/>
                <w:rtl/>
              </w:rPr>
              <w:t xml:space="preserve"> (خطوة الزامية يجب تنفيذها بعد الحصول </w:t>
            </w:r>
            <w:proofErr w:type="gramStart"/>
            <w:r>
              <w:rPr>
                <w:rFonts w:hint="cs"/>
                <w:sz w:val="20"/>
                <w:szCs w:val="20"/>
                <w:rtl/>
              </w:rPr>
              <w:t>علي</w:t>
            </w:r>
            <w:proofErr w:type="gramEnd"/>
            <w:r>
              <w:rPr>
                <w:rFonts w:hint="cs"/>
                <w:sz w:val="20"/>
                <w:szCs w:val="20"/>
                <w:rtl/>
              </w:rPr>
              <w:t xml:space="preserve"> الموافقات القانونية للحصول على الاقامة</w:t>
            </w:r>
          </w:p>
          <w:p w14:paraId="7D02FE61" w14:textId="77777777" w:rsidR="00AA6258" w:rsidRPr="00633922" w:rsidRDefault="00AA6258" w:rsidP="00AA6258">
            <w:pPr>
              <w:pStyle w:val="p1"/>
              <w:numPr>
                <w:ilvl w:val="0"/>
                <w:numId w:val="17"/>
              </w:numPr>
              <w:bidi/>
              <w:spacing w:before="100" w:beforeAutospacing="1" w:after="100" w:afterAutospacing="1"/>
              <w:rPr>
                <w:sz w:val="20"/>
                <w:szCs w:val="20"/>
                <w:rtl/>
              </w:rPr>
            </w:pPr>
            <w:r>
              <w:rPr>
                <w:sz w:val="20"/>
                <w:szCs w:val="20"/>
                <w:rtl/>
              </w:rPr>
              <w:t>التمثيل القانوني أمام الجهات الحكومية أو القضائية الإسبانية.</w:t>
            </w:r>
          </w:p>
          <w:p w14:paraId="76E5BF41" w14:textId="77777777" w:rsidR="00AA6258" w:rsidRPr="00633922" w:rsidRDefault="00AA6258" w:rsidP="00A85A2B">
            <w:pPr>
              <w:pStyle w:val="p1"/>
              <w:numPr>
                <w:ilvl w:val="0"/>
                <w:numId w:val="28"/>
              </w:numPr>
              <w:bidi/>
              <w:ind w:left="597" w:hanging="567"/>
              <w:rPr>
                <w:sz w:val="20"/>
                <w:szCs w:val="20"/>
              </w:rPr>
            </w:pPr>
            <w:r>
              <w:rPr>
                <w:sz w:val="20"/>
                <w:szCs w:val="20"/>
                <w:rtl/>
              </w:rPr>
              <w:t xml:space="preserve">يقر العميل بأن الخدمات الواردة أعلاه </w:t>
            </w:r>
            <w:r>
              <w:rPr>
                <w:rStyle w:val="s1"/>
                <w:b/>
                <w:bCs/>
                <w:sz w:val="20"/>
                <w:szCs w:val="20"/>
                <w:rtl/>
              </w:rPr>
              <w:t>تُعد خارجة عن نطاق العقد الحالي</w:t>
            </w:r>
            <w:r>
              <w:rPr>
                <w:sz w:val="20"/>
                <w:szCs w:val="20"/>
                <w:rtl/>
              </w:rPr>
              <w:t xml:space="preserve"> ولا يترتب على الشركة أي التزام قانوني أو مالي بشأنها</w:t>
            </w:r>
            <w:r>
              <w:rPr>
                <w:rFonts w:hint="cs"/>
                <w:sz w:val="20"/>
                <w:szCs w:val="20"/>
                <w:rtl/>
              </w:rPr>
              <w:t xml:space="preserve"> وفي</w:t>
            </w:r>
            <w:r>
              <w:rPr>
                <w:sz w:val="20"/>
                <w:szCs w:val="20"/>
                <w:rtl/>
              </w:rPr>
              <w:t xml:space="preserve"> حال رغبة العميل في الحصول على أي من الخدمات الإضافية</w:t>
            </w:r>
            <w:r>
              <w:rPr>
                <w:rFonts w:hint="cs"/>
                <w:sz w:val="20"/>
                <w:szCs w:val="20"/>
                <w:rtl/>
              </w:rPr>
              <w:t xml:space="preserve"> المذكورة أعلاه او أي خدمه أخرى </w:t>
            </w:r>
            <w:r>
              <w:rPr>
                <w:sz w:val="20"/>
                <w:szCs w:val="20"/>
                <w:rtl/>
              </w:rPr>
              <w:t xml:space="preserve">يتم إعداد </w:t>
            </w:r>
            <w:r>
              <w:rPr>
                <w:rStyle w:val="s2"/>
                <w:rFonts w:eastAsia="Playfair Display"/>
                <w:b/>
                <w:bCs/>
                <w:sz w:val="20"/>
                <w:szCs w:val="20"/>
                <w:rtl/>
              </w:rPr>
              <w:t>عقد تكميلي منفصل</w:t>
            </w:r>
            <w:r>
              <w:rPr>
                <w:rFonts w:hint="cs"/>
                <w:sz w:val="20"/>
                <w:szCs w:val="20"/>
                <w:rtl/>
              </w:rPr>
              <w:t>.</w:t>
            </w:r>
          </w:p>
          <w:p w14:paraId="66E70FBB" w14:textId="77777777" w:rsidR="00AA6258" w:rsidRPr="00633922" w:rsidRDefault="00AA6258" w:rsidP="00AA6258">
            <w:pPr>
              <w:pStyle w:val="p3"/>
              <w:bidi/>
              <w:jc w:val="left"/>
              <w:rPr>
                <w:sz w:val="20"/>
                <w:szCs w:val="20"/>
                <w:rtl/>
              </w:rPr>
            </w:pPr>
            <w:r>
              <w:rPr>
                <w:rFonts w:hint="cs"/>
                <w:sz w:val="20"/>
                <w:szCs w:val="20"/>
                <w:rtl/>
              </w:rPr>
              <w:t xml:space="preserve">(ديقر العميل بعلمه ان الخطوات التالية واجبه التنفيذ من طرفه لإتمام إجراءات الإقامة والحصول على كارت الإقامة لافراد اسرته (في حالة تقديم طلب أقامه الاسرة بعد الحصول علي موافقات المقدم الرئيسي وليس في نفس </w:t>
            </w:r>
            <w:proofErr w:type="gramStart"/>
            <w:r>
              <w:rPr>
                <w:rFonts w:hint="cs"/>
                <w:sz w:val="20"/>
                <w:szCs w:val="20"/>
                <w:rtl/>
              </w:rPr>
              <w:t>الوقت )</w:t>
            </w:r>
            <w:proofErr w:type="gramEnd"/>
            <w:r>
              <w:rPr>
                <w:rFonts w:hint="cs"/>
                <w:sz w:val="20"/>
                <w:szCs w:val="20"/>
                <w:rtl/>
              </w:rPr>
              <w:t xml:space="preserve"> </w:t>
            </w:r>
            <w:r>
              <w:rPr>
                <w:sz w:val="20"/>
                <w:szCs w:val="20"/>
                <w:rtl/>
              </w:rPr>
              <w:t>،</w:t>
            </w:r>
            <w:r>
              <w:rPr>
                <w:rFonts w:hint="cs"/>
                <w:sz w:val="20"/>
                <w:szCs w:val="20"/>
                <w:rtl/>
              </w:rPr>
              <w:t>ولذلك و</w:t>
            </w:r>
            <w:r>
              <w:rPr>
                <w:sz w:val="20"/>
                <w:szCs w:val="20"/>
                <w:rtl/>
              </w:rPr>
              <w:t xml:space="preserve"> بناءً على طلب العميل</w:t>
            </w:r>
            <w:r>
              <w:rPr>
                <w:rFonts w:hint="cs"/>
                <w:sz w:val="20"/>
                <w:szCs w:val="20"/>
                <w:rtl/>
              </w:rPr>
              <w:t xml:space="preserve"> من الممكن ان يقوم الطرف الأول </w:t>
            </w:r>
            <w:r>
              <w:rPr>
                <w:rFonts w:hint="cs"/>
                <w:b/>
                <w:bCs/>
                <w:sz w:val="20"/>
                <w:szCs w:val="20"/>
                <w:rtl/>
              </w:rPr>
              <w:t>ب</w:t>
            </w:r>
            <w:r>
              <w:rPr>
                <w:rStyle w:val="s2"/>
                <w:rFonts w:eastAsia="Playfair Display"/>
                <w:b/>
                <w:bCs/>
                <w:sz w:val="20"/>
                <w:szCs w:val="20"/>
                <w:rtl/>
              </w:rPr>
              <w:t>ترشيح مزودين متخصصين في إسبانيا</w:t>
            </w:r>
            <w:r>
              <w:rPr>
                <w:sz w:val="20"/>
                <w:szCs w:val="20"/>
                <w:rtl/>
              </w:rPr>
              <w:t xml:space="preserve"> لتقديم الخدمات التنفيذية </w:t>
            </w:r>
            <w:r>
              <w:rPr>
                <w:rFonts w:hint="cs"/>
                <w:sz w:val="20"/>
                <w:szCs w:val="20"/>
                <w:rtl/>
              </w:rPr>
              <w:t>التالية:</w:t>
            </w:r>
            <w:r>
              <w:rPr>
                <w:sz w:val="20"/>
                <w:szCs w:val="20"/>
                <w:rtl/>
              </w:rPr>
              <w:t>.</w:t>
            </w:r>
          </w:p>
          <w:p w14:paraId="49536129" w14:textId="77777777" w:rsidR="00AA6258" w:rsidRPr="00633922" w:rsidRDefault="00AA6258" w:rsidP="00AA6258">
            <w:pPr>
              <w:pStyle w:val="p1"/>
              <w:numPr>
                <w:ilvl w:val="0"/>
                <w:numId w:val="21"/>
              </w:numPr>
              <w:bidi/>
              <w:spacing w:before="100" w:beforeAutospacing="1" w:after="100" w:afterAutospacing="1"/>
              <w:jc w:val="both"/>
              <w:rPr>
                <w:sz w:val="20"/>
                <w:szCs w:val="20"/>
                <w:rtl/>
              </w:rPr>
            </w:pPr>
            <w:r>
              <w:rPr>
                <w:sz w:val="20"/>
                <w:szCs w:val="20"/>
                <w:rtl/>
              </w:rPr>
              <w:t>حجز موعد البصمة العاجل لإصدار بطاقة الإقامة (</w:t>
            </w:r>
            <w:r>
              <w:rPr>
                <w:sz w:val="20"/>
                <w:szCs w:val="20"/>
              </w:rPr>
              <w:t>TIE</w:t>
            </w:r>
            <w:r>
              <w:rPr>
                <w:sz w:val="20"/>
                <w:szCs w:val="20"/>
                <w:rtl/>
              </w:rPr>
              <w:t>).</w:t>
            </w:r>
          </w:p>
          <w:p w14:paraId="1EC32EC6" w14:textId="77777777" w:rsidR="00AA6258" w:rsidRPr="00633922" w:rsidRDefault="00AA6258" w:rsidP="00AA6258">
            <w:pPr>
              <w:pStyle w:val="p1"/>
              <w:numPr>
                <w:ilvl w:val="0"/>
                <w:numId w:val="21"/>
              </w:numPr>
              <w:bidi/>
              <w:spacing w:before="100" w:beforeAutospacing="1" w:after="100" w:afterAutospacing="1"/>
              <w:jc w:val="both"/>
              <w:rPr>
                <w:sz w:val="20"/>
                <w:szCs w:val="20"/>
                <w:rtl/>
              </w:rPr>
            </w:pPr>
            <w:r>
              <w:rPr>
                <w:sz w:val="20"/>
                <w:szCs w:val="20"/>
                <w:rtl/>
              </w:rPr>
              <w:t>التسجيل في التأمينات الاجتماعية ودفع الاشتراك الشهري.</w:t>
            </w:r>
          </w:p>
          <w:p w14:paraId="40E62358" w14:textId="77777777" w:rsidR="00AA6258" w:rsidRPr="00633922" w:rsidRDefault="00AA6258" w:rsidP="00AA6258">
            <w:pPr>
              <w:pStyle w:val="p1"/>
              <w:numPr>
                <w:ilvl w:val="0"/>
                <w:numId w:val="21"/>
              </w:numPr>
              <w:bidi/>
              <w:spacing w:before="100" w:beforeAutospacing="1" w:after="100" w:afterAutospacing="1"/>
              <w:jc w:val="both"/>
              <w:rPr>
                <w:sz w:val="20"/>
                <w:szCs w:val="20"/>
              </w:rPr>
            </w:pPr>
            <w:r>
              <w:rPr>
                <w:sz w:val="20"/>
                <w:szCs w:val="20"/>
                <w:rtl/>
              </w:rPr>
              <w:t>تعيين محاسب إسباني معتمد لتولي الملفات الضريبية.</w:t>
            </w:r>
          </w:p>
          <w:p w14:paraId="57E6B066" w14:textId="77777777" w:rsidR="00AA6258" w:rsidRPr="00633922" w:rsidRDefault="00AA6258" w:rsidP="00AA6258">
            <w:pPr>
              <w:pStyle w:val="p1"/>
              <w:numPr>
                <w:ilvl w:val="0"/>
                <w:numId w:val="21"/>
              </w:numPr>
              <w:bidi/>
              <w:spacing w:before="100" w:beforeAutospacing="1" w:after="100" w:afterAutospacing="1"/>
              <w:jc w:val="both"/>
              <w:rPr>
                <w:sz w:val="20"/>
                <w:szCs w:val="20"/>
              </w:rPr>
            </w:pPr>
            <w:r>
              <w:rPr>
                <w:rFonts w:hint="cs"/>
                <w:sz w:val="20"/>
                <w:szCs w:val="20"/>
                <w:rtl/>
              </w:rPr>
              <w:t>فتح حساب بنكي اسباني.</w:t>
            </w:r>
          </w:p>
          <w:p w14:paraId="480A1331" w14:textId="77777777" w:rsidR="00A85A2B" w:rsidRPr="00633922" w:rsidRDefault="00A85A2B" w:rsidP="00A85A2B">
            <w:pPr>
              <w:pStyle w:val="p1"/>
              <w:numPr>
                <w:ilvl w:val="0"/>
                <w:numId w:val="21"/>
              </w:numPr>
              <w:bidi/>
              <w:spacing w:before="100" w:beforeAutospacing="1" w:after="100" w:afterAutospacing="1"/>
              <w:jc w:val="both"/>
              <w:rPr>
                <w:sz w:val="20"/>
                <w:szCs w:val="20"/>
              </w:rPr>
            </w:pPr>
            <w:r>
              <w:rPr>
                <w:rFonts w:hint="cs"/>
                <w:sz w:val="20"/>
                <w:szCs w:val="20"/>
                <w:rtl/>
              </w:rPr>
              <w:t>تصريح عودة (في حالة ان تأشيرة الشنغن الحالية لا تكفي كصلاحية لدخول الدولة مرة اخري لاستلام كروت الإقامة)</w:t>
            </w:r>
          </w:p>
          <w:p w14:paraId="458F2C59" w14:textId="77777777" w:rsidR="00CF2BE1" w:rsidRPr="00633922" w:rsidRDefault="00CF2BE1" w:rsidP="00CF2BE1">
            <w:pPr>
              <w:pStyle w:val="p1"/>
              <w:numPr>
                <w:ilvl w:val="0"/>
                <w:numId w:val="21"/>
              </w:numPr>
              <w:bidi/>
              <w:spacing w:before="100" w:beforeAutospacing="1" w:after="100" w:afterAutospacing="1"/>
              <w:jc w:val="both"/>
              <w:rPr>
                <w:sz w:val="20"/>
                <w:szCs w:val="20"/>
              </w:rPr>
            </w:pPr>
            <w:r>
              <w:rPr>
                <w:rFonts w:hint="cs"/>
                <w:sz w:val="20"/>
                <w:szCs w:val="20"/>
                <w:rtl/>
              </w:rPr>
              <w:t>شراء خط هاتف اسباني.</w:t>
            </w:r>
          </w:p>
          <w:p w14:paraId="20A51B3D" w14:textId="77777777" w:rsidR="00CF2BE1" w:rsidRPr="00633922" w:rsidRDefault="00CF2BE1" w:rsidP="00215A8C">
            <w:pPr>
              <w:pStyle w:val="p1"/>
              <w:numPr>
                <w:ilvl w:val="0"/>
                <w:numId w:val="21"/>
              </w:numPr>
              <w:bidi/>
              <w:spacing w:before="100" w:beforeAutospacing="1" w:after="100" w:afterAutospacing="1"/>
              <w:jc w:val="both"/>
              <w:rPr>
                <w:sz w:val="20"/>
                <w:szCs w:val="20"/>
                <w:rtl/>
              </w:rPr>
            </w:pPr>
            <w:r>
              <w:rPr>
                <w:rFonts w:hint="cs"/>
                <w:sz w:val="20"/>
                <w:szCs w:val="20"/>
                <w:rtl/>
              </w:rPr>
              <w:t>تسجيل محل سكن او محل مراسلات داخل اسبانيا</w:t>
            </w:r>
          </w:p>
          <w:p w14:paraId="7912C2E1" w14:textId="77777777" w:rsidR="00AA6258" w:rsidRPr="00633922" w:rsidRDefault="00AA6258" w:rsidP="00AA6258">
            <w:pPr>
              <w:pStyle w:val="p1"/>
              <w:bidi/>
              <w:ind w:left="720" w:hanging="720"/>
              <w:jc w:val="both"/>
              <w:rPr>
                <w:sz w:val="20"/>
                <w:szCs w:val="20"/>
              </w:rPr>
            </w:pPr>
            <w:r>
              <w:rPr>
                <w:rFonts w:hint="cs"/>
                <w:sz w:val="20"/>
                <w:szCs w:val="20"/>
                <w:rtl/>
              </w:rPr>
              <w:t>ذ</w:t>
            </w:r>
            <w:r>
              <w:rPr>
                <w:sz w:val="20"/>
                <w:szCs w:val="20"/>
                <w:rtl/>
              </w:rPr>
              <w:t xml:space="preserve">) تكون </w:t>
            </w:r>
            <w:r>
              <w:rPr>
                <w:rStyle w:val="s1"/>
                <w:b/>
                <w:bCs/>
                <w:sz w:val="20"/>
                <w:szCs w:val="20"/>
                <w:rtl/>
              </w:rPr>
              <w:t>التكلفة الاسترشادية</w:t>
            </w:r>
            <w:r>
              <w:rPr>
                <w:sz w:val="20"/>
                <w:szCs w:val="20"/>
                <w:rtl/>
              </w:rPr>
              <w:t xml:space="preserve"> لهذه الخدمات على النحو التالي:</w:t>
            </w:r>
          </w:p>
          <w:p w14:paraId="5FCB3C21" w14:textId="77777777" w:rsidR="00AA6258" w:rsidRPr="00633922" w:rsidRDefault="00CF2BE1" w:rsidP="00AA6258">
            <w:pPr>
              <w:pStyle w:val="p1"/>
              <w:numPr>
                <w:ilvl w:val="0"/>
                <w:numId w:val="22"/>
              </w:numPr>
              <w:bidi/>
              <w:spacing w:before="100" w:beforeAutospacing="1" w:after="100" w:afterAutospacing="1"/>
              <w:jc w:val="both"/>
              <w:rPr>
                <w:sz w:val="20"/>
                <w:szCs w:val="20"/>
              </w:rPr>
            </w:pPr>
            <w:r>
              <w:rPr>
                <w:b/>
                <w:bCs/>
                <w:sz w:val="20"/>
                <w:szCs w:val="20"/>
              </w:rPr>
              <w:t>1,185</w:t>
            </w:r>
            <w:r>
              <w:rPr>
                <w:b/>
                <w:bCs/>
                <w:sz w:val="20"/>
                <w:szCs w:val="20"/>
                <w:rtl/>
              </w:rPr>
              <w:t xml:space="preserve"> يورو لمقدم طلب واحد.</w:t>
            </w:r>
          </w:p>
          <w:p w14:paraId="12CEAAB6" w14:textId="77777777" w:rsidR="00AA6258" w:rsidRPr="00633922" w:rsidRDefault="00CF2BE1" w:rsidP="00AA6258">
            <w:pPr>
              <w:pStyle w:val="p1"/>
              <w:numPr>
                <w:ilvl w:val="0"/>
                <w:numId w:val="22"/>
              </w:numPr>
              <w:bidi/>
              <w:spacing w:before="100" w:beforeAutospacing="1" w:after="100" w:afterAutospacing="1"/>
              <w:jc w:val="both"/>
              <w:rPr>
                <w:sz w:val="20"/>
                <w:szCs w:val="20"/>
                <w:rtl/>
              </w:rPr>
            </w:pPr>
            <w:r>
              <w:rPr>
                <w:b/>
                <w:bCs/>
                <w:sz w:val="20"/>
                <w:szCs w:val="20"/>
              </w:rPr>
              <w:t>1,585</w:t>
            </w:r>
            <w:r>
              <w:rPr>
                <w:b/>
                <w:bCs/>
                <w:sz w:val="20"/>
                <w:szCs w:val="20"/>
                <w:rtl/>
              </w:rPr>
              <w:t xml:space="preserve"> يورو لأسرة مكونة من أربعة أفراد.</w:t>
            </w:r>
          </w:p>
          <w:p w14:paraId="1D77D11A" w14:textId="77777777" w:rsidR="00AA6258" w:rsidRPr="00633922" w:rsidRDefault="00CF2BE1" w:rsidP="00AA6258">
            <w:pPr>
              <w:pStyle w:val="p1"/>
              <w:numPr>
                <w:ilvl w:val="0"/>
                <w:numId w:val="22"/>
              </w:numPr>
              <w:bidi/>
              <w:spacing w:before="100" w:beforeAutospacing="1" w:after="100" w:afterAutospacing="1"/>
              <w:jc w:val="both"/>
              <w:rPr>
                <w:sz w:val="20"/>
                <w:szCs w:val="20"/>
              </w:rPr>
            </w:pPr>
            <w:r>
              <w:rPr>
                <w:b/>
                <w:bCs/>
                <w:sz w:val="20"/>
                <w:szCs w:val="20"/>
              </w:rPr>
              <w:t>200</w:t>
            </w:r>
            <w:r>
              <w:rPr>
                <w:b/>
                <w:bCs/>
                <w:sz w:val="20"/>
                <w:szCs w:val="20"/>
                <w:rtl/>
              </w:rPr>
              <w:t xml:space="preserve"> يورو إضافية لكل شخص يزيد عن الأربعة أفراد.</w:t>
            </w:r>
          </w:p>
          <w:p w14:paraId="189D82C7" w14:textId="77777777" w:rsidR="00A85A2B" w:rsidRPr="00633922" w:rsidRDefault="00A85A2B" w:rsidP="00A85A2B">
            <w:pPr>
              <w:pStyle w:val="p1"/>
              <w:numPr>
                <w:ilvl w:val="0"/>
                <w:numId w:val="22"/>
              </w:numPr>
              <w:bidi/>
              <w:spacing w:before="100" w:beforeAutospacing="1" w:after="100" w:afterAutospacing="1"/>
              <w:jc w:val="both"/>
              <w:rPr>
                <w:sz w:val="20"/>
                <w:szCs w:val="20"/>
              </w:rPr>
            </w:pPr>
            <w:r>
              <w:rPr>
                <w:b/>
                <w:bCs/>
                <w:sz w:val="20"/>
                <w:szCs w:val="20"/>
              </w:rPr>
              <w:t>250</w:t>
            </w:r>
            <w:r>
              <w:rPr>
                <w:rFonts w:hint="cs"/>
                <w:b/>
                <w:bCs/>
                <w:sz w:val="20"/>
                <w:szCs w:val="20"/>
                <w:rtl/>
              </w:rPr>
              <w:t xml:space="preserve"> يورو لاستصدار تصريح العودة.</w:t>
            </w:r>
          </w:p>
          <w:p w14:paraId="6DAEC5D6" w14:textId="77777777" w:rsidR="00CF2BE1" w:rsidRPr="00633922" w:rsidRDefault="00CF2BE1" w:rsidP="00CF2BE1">
            <w:pPr>
              <w:pStyle w:val="p1"/>
              <w:numPr>
                <w:ilvl w:val="0"/>
                <w:numId w:val="22"/>
              </w:numPr>
              <w:bidi/>
              <w:spacing w:before="100" w:beforeAutospacing="1" w:after="100" w:afterAutospacing="1"/>
              <w:jc w:val="both"/>
              <w:rPr>
                <w:sz w:val="20"/>
                <w:szCs w:val="20"/>
              </w:rPr>
            </w:pPr>
            <w:r>
              <w:rPr>
                <w:rFonts w:hint="cs"/>
                <w:b/>
                <w:bCs/>
                <w:sz w:val="20"/>
                <w:szCs w:val="20"/>
                <w:rtl/>
              </w:rPr>
              <w:t xml:space="preserve"> </w:t>
            </w:r>
            <w:r>
              <w:rPr>
                <w:b/>
                <w:bCs/>
                <w:sz w:val="20"/>
                <w:szCs w:val="20"/>
              </w:rPr>
              <w:t xml:space="preserve"> 35 </w:t>
            </w:r>
            <w:r>
              <w:rPr>
                <w:rFonts w:hint="cs"/>
                <w:b/>
                <w:bCs/>
                <w:sz w:val="20"/>
                <w:szCs w:val="20"/>
                <w:rtl/>
              </w:rPr>
              <w:t xml:space="preserve">يورو في حالة شراء خط هاتف بواسطتنا </w:t>
            </w:r>
          </w:p>
          <w:p w14:paraId="64E88FC3" w14:textId="77777777" w:rsidR="00CF2BE1" w:rsidRPr="00633922" w:rsidRDefault="00CF2BE1" w:rsidP="00CF2BE1">
            <w:pPr>
              <w:pStyle w:val="p1"/>
              <w:numPr>
                <w:ilvl w:val="0"/>
                <w:numId w:val="22"/>
              </w:numPr>
              <w:bidi/>
              <w:spacing w:before="100" w:beforeAutospacing="1" w:after="100" w:afterAutospacing="1"/>
              <w:jc w:val="both"/>
              <w:rPr>
                <w:sz w:val="20"/>
                <w:szCs w:val="20"/>
              </w:rPr>
            </w:pPr>
            <w:r>
              <w:rPr>
                <w:rFonts w:ascii="Times New Roman" w:hAnsi="Times New Roman"/>
                <w:b/>
                <w:bCs/>
                <w:sz w:val="20"/>
                <w:szCs w:val="20"/>
              </w:rPr>
              <w:t>200</w:t>
            </w:r>
            <w:r>
              <w:rPr>
                <w:rFonts w:ascii="Times New Roman" w:hAnsi="Times New Roman"/>
                <w:sz w:val="20"/>
                <w:szCs w:val="20"/>
              </w:rPr>
              <w:t xml:space="preserve">  </w:t>
            </w:r>
            <w:r>
              <w:rPr>
                <w:rFonts w:ascii="Times New Roman" w:hAnsi="Times New Roman" w:hint="cs"/>
                <w:sz w:val="20"/>
                <w:szCs w:val="20"/>
                <w:rtl/>
              </w:rPr>
              <w:t xml:space="preserve"> يورو لتوفير محل خاص بالمراسلات (تدفع لمره واحده فقط) </w:t>
            </w:r>
          </w:p>
          <w:p w14:paraId="48E010C5" w14:textId="77777777" w:rsidR="00CF2BE1" w:rsidRPr="00633922" w:rsidRDefault="00CF2BE1" w:rsidP="00CF2BE1">
            <w:pPr>
              <w:pStyle w:val="p1"/>
              <w:numPr>
                <w:ilvl w:val="0"/>
                <w:numId w:val="22"/>
              </w:numPr>
              <w:bidi/>
              <w:spacing w:before="100" w:beforeAutospacing="1" w:after="100" w:afterAutospacing="1"/>
              <w:jc w:val="both"/>
              <w:rPr>
                <w:sz w:val="20"/>
                <w:szCs w:val="20"/>
                <w:rtl/>
              </w:rPr>
            </w:pPr>
            <w:r>
              <w:rPr>
                <w:rFonts w:ascii="Times New Roman" w:hAnsi="Times New Roman"/>
                <w:b/>
                <w:bCs/>
                <w:sz w:val="20"/>
                <w:szCs w:val="20"/>
              </w:rPr>
              <w:t>25</w:t>
            </w:r>
            <w:r>
              <w:rPr>
                <w:rFonts w:ascii="Times New Roman" w:hAnsi="Times New Roman"/>
                <w:sz w:val="20"/>
                <w:szCs w:val="20"/>
              </w:rPr>
              <w:t xml:space="preserve"> </w:t>
            </w:r>
            <w:r>
              <w:rPr>
                <w:rFonts w:ascii="Times New Roman" w:hAnsi="Times New Roman" w:hint="cs"/>
                <w:sz w:val="20"/>
                <w:szCs w:val="20"/>
                <w:rtl/>
              </w:rPr>
              <w:t xml:space="preserve">يورو شهريا للاحتفاظ بمحل المراسلات </w:t>
            </w:r>
            <w:proofErr w:type="gramStart"/>
            <w:r>
              <w:rPr>
                <w:rFonts w:ascii="Times New Roman" w:hAnsi="Times New Roman" w:hint="cs"/>
                <w:sz w:val="20"/>
                <w:szCs w:val="20"/>
                <w:rtl/>
              </w:rPr>
              <w:t>( تدفع</w:t>
            </w:r>
            <w:proofErr w:type="gramEnd"/>
            <w:r>
              <w:rPr>
                <w:rFonts w:ascii="Times New Roman" w:hAnsi="Times New Roman" w:hint="cs"/>
                <w:sz w:val="20"/>
                <w:szCs w:val="20"/>
                <w:rtl/>
              </w:rPr>
              <w:t xml:space="preserve"> شهريا) </w:t>
            </w:r>
          </w:p>
          <w:p w14:paraId="56F022BE" w14:textId="77777777" w:rsidR="00AA6258" w:rsidRPr="00633922" w:rsidRDefault="00AA6258" w:rsidP="00A85A2B">
            <w:pPr>
              <w:pStyle w:val="p2"/>
              <w:bidi/>
              <w:ind w:left="172"/>
              <w:jc w:val="left"/>
              <w:rPr>
                <w:sz w:val="20"/>
                <w:szCs w:val="20"/>
                <w:rtl/>
              </w:rPr>
            </w:pPr>
            <w:r>
              <w:rPr>
                <w:rFonts w:hint="cs"/>
                <w:sz w:val="20"/>
                <w:szCs w:val="20"/>
                <w:rtl/>
              </w:rPr>
              <w:t>هـ</w:t>
            </w:r>
            <w:r>
              <w:rPr>
                <w:sz w:val="20"/>
                <w:szCs w:val="20"/>
                <w:rtl/>
              </w:rPr>
              <w:t>) يقر العميل بأن هذه التكاليف تقديرية فقط، وتُسدد مباشرة لمقدمي الخدمة المعتمدين، وليس للشركة، وأن الشركة لا تتحمل أي مسؤولية قانونية أو مالية تجاه أداء تلك الجهات.</w:t>
            </w:r>
          </w:p>
          <w:p w14:paraId="5571B04F" w14:textId="77777777" w:rsidR="00B530C4" w:rsidRPr="00633922" w:rsidRDefault="00B530C4" w:rsidP="006543EF">
            <w:pPr>
              <w:pStyle w:val="Heading3"/>
              <w:bidi/>
              <w:jc w:val="center"/>
              <w:rPr>
                <w:b/>
                <w:bCs/>
                <w:color w:val="000000" w:themeColor="text1"/>
                <w:sz w:val="20"/>
                <w:szCs w:val="20"/>
                <w:u w:val="single"/>
              </w:rPr>
            </w:pPr>
            <w:r>
              <w:rPr>
                <w:b/>
                <w:bCs/>
                <w:color w:val="000000" w:themeColor="text1"/>
                <w:sz w:val="20"/>
                <w:szCs w:val="20"/>
                <w:u w:val="single"/>
              </w:rPr>
              <w:t xml:space="preserve">3-10 </w:t>
            </w:r>
            <w:r>
              <w:rPr>
                <w:b/>
                <w:bCs/>
                <w:color w:val="000000" w:themeColor="text1"/>
                <w:sz w:val="20"/>
                <w:szCs w:val="20"/>
                <w:u w:val="single"/>
                <w:rtl/>
              </w:rPr>
              <w:t>التواصل والمتابعة</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44"/>
              <w:gridCol w:w="5345"/>
            </w:tblGrid>
            <w:tr w:rsidR="00636D5C" w:rsidRPr="00633922" w14:paraId="11B60D1A" w14:textId="77777777" w:rsidTr="007A06A4">
              <w:tc>
                <w:tcPr>
                  <w:tcW w:w="5344" w:type="dxa"/>
                </w:tcPr>
                <w:p w14:paraId="0585A603" w14:textId="77777777" w:rsidR="00636D5C" w:rsidRPr="00633922" w:rsidRDefault="00636D5C" w:rsidP="009F255C">
                  <w:pPr>
                    <w:pStyle w:val="p3"/>
                    <w:bidi/>
                    <w:jc w:val="left"/>
                    <w:rPr>
                      <w:sz w:val="20"/>
                      <w:szCs w:val="20"/>
                      <w:rtl/>
                    </w:rPr>
                  </w:pPr>
                  <w:r>
                    <w:rPr>
                      <w:sz w:val="20"/>
                      <w:szCs w:val="20"/>
                      <w:rtl/>
                    </w:rPr>
                    <w:t>(أ) تلتزم الشركة بإبلاغ العميل بكافة التطورات في ملفه فور ورودها من السلطات الإسبانية عبر البريد الإلكتروني الرسمي أو أي وسيلة تواصل معتمدة.</w:t>
                  </w:r>
                </w:p>
              </w:tc>
              <w:tc>
                <w:tcPr>
                  <w:tcW w:w="5345" w:type="dxa"/>
                </w:tcPr>
                <w:p w14:paraId="733E765C" w14:textId="77777777" w:rsidR="00636D5C" w:rsidRPr="00633922" w:rsidRDefault="00636D5C" w:rsidP="00636D5C">
                  <w:pPr>
                    <w:pStyle w:val="p3"/>
                    <w:bidi/>
                    <w:jc w:val="left"/>
                    <w:rPr>
                      <w:sz w:val="20"/>
                      <w:szCs w:val="20"/>
                      <w:rtl/>
                    </w:rPr>
                  </w:pPr>
                  <w:r>
                    <w:rPr>
                      <w:sz w:val="20"/>
                      <w:szCs w:val="20"/>
                      <w:rtl/>
                    </w:rPr>
                    <w:t>(ب) يُعتبر البريد الإلكتروني المحدد في العقد وسيلة إخطار قانونية منتجة لآثارها.</w:t>
                  </w:r>
                </w:p>
                <w:p w14:paraId="3E4FAD3F" w14:textId="77777777" w:rsidR="00636D5C" w:rsidRPr="00633922" w:rsidRDefault="00636D5C" w:rsidP="00636D5C">
                  <w:pPr>
                    <w:bidi/>
                    <w:rPr>
                      <w:sz w:val="20"/>
                      <w:szCs w:val="20"/>
                      <w:rtl/>
                    </w:rPr>
                  </w:pPr>
                </w:p>
              </w:tc>
            </w:tr>
            <w:tr w:rsidR="00636D5C" w:rsidRPr="00633922" w14:paraId="40ECA0FF" w14:textId="77777777" w:rsidTr="007A06A4">
              <w:tc>
                <w:tcPr>
                  <w:tcW w:w="5344" w:type="dxa"/>
                </w:tcPr>
                <w:p w14:paraId="10214F4D" w14:textId="77777777" w:rsidR="00636D5C" w:rsidRPr="00633922" w:rsidRDefault="00636D5C" w:rsidP="009F255C">
                  <w:pPr>
                    <w:pStyle w:val="p3"/>
                    <w:bidi/>
                    <w:jc w:val="left"/>
                    <w:rPr>
                      <w:sz w:val="20"/>
                      <w:szCs w:val="20"/>
                      <w:rtl/>
                    </w:rPr>
                  </w:pPr>
                  <w:r>
                    <w:rPr>
                      <w:sz w:val="20"/>
                      <w:szCs w:val="20"/>
                      <w:rtl/>
                    </w:rPr>
                    <w:lastRenderedPageBreak/>
                    <w:t>(ج) لا تعتبر الشركة مقصّرة في حال تأخر الرد من السلطات الإسبانية، أو بطء سير المعاملات الحكومية، كونها جهات سيادية لا تخضع لرقابة الشركة.</w:t>
                  </w:r>
                </w:p>
              </w:tc>
              <w:tc>
                <w:tcPr>
                  <w:tcW w:w="5345" w:type="dxa"/>
                </w:tcPr>
                <w:p w14:paraId="68EC00EE" w14:textId="77777777" w:rsidR="00636D5C" w:rsidRPr="00633922" w:rsidRDefault="00636D5C" w:rsidP="00636D5C">
                  <w:pPr>
                    <w:pStyle w:val="p3"/>
                    <w:bidi/>
                    <w:jc w:val="left"/>
                    <w:rPr>
                      <w:sz w:val="20"/>
                      <w:szCs w:val="20"/>
                      <w:rtl/>
                    </w:rPr>
                  </w:pPr>
                </w:p>
              </w:tc>
            </w:tr>
          </w:tbl>
          <w:p w14:paraId="50E93E1D" w14:textId="77777777" w:rsidR="00B530C4" w:rsidRPr="00633922" w:rsidRDefault="00A85A2B" w:rsidP="006543EF">
            <w:pPr>
              <w:pStyle w:val="Heading3"/>
              <w:bidi/>
              <w:jc w:val="center"/>
              <w:rPr>
                <w:b/>
                <w:bCs/>
                <w:color w:val="000000" w:themeColor="text1"/>
                <w:sz w:val="20"/>
                <w:szCs w:val="20"/>
                <w:u w:val="single"/>
              </w:rPr>
            </w:pPr>
            <w:r>
              <w:rPr>
                <w:b/>
                <w:bCs/>
                <w:color w:val="000000" w:themeColor="text1"/>
                <w:sz w:val="20"/>
                <w:szCs w:val="20"/>
                <w:u w:val="single"/>
              </w:rPr>
              <w:t xml:space="preserve">4-10 </w:t>
            </w:r>
            <w:r>
              <w:rPr>
                <w:b/>
                <w:bCs/>
                <w:color w:val="000000" w:themeColor="text1"/>
                <w:sz w:val="20"/>
                <w:szCs w:val="20"/>
                <w:u w:val="single"/>
                <w:rtl/>
              </w:rPr>
              <w:t>حدود المسؤولية</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44"/>
              <w:gridCol w:w="5345"/>
            </w:tblGrid>
            <w:tr w:rsidR="00636D5C" w:rsidRPr="00633922" w14:paraId="1D6982E4" w14:textId="77777777" w:rsidTr="007A06A4">
              <w:tc>
                <w:tcPr>
                  <w:tcW w:w="5344" w:type="dxa"/>
                </w:tcPr>
                <w:p w14:paraId="1F00B275" w14:textId="77777777" w:rsidR="00636D5C" w:rsidRPr="00633922" w:rsidRDefault="00636D5C" w:rsidP="009F255C">
                  <w:pPr>
                    <w:pStyle w:val="p3"/>
                    <w:bidi/>
                    <w:jc w:val="left"/>
                    <w:rPr>
                      <w:sz w:val="20"/>
                      <w:szCs w:val="20"/>
                      <w:rtl/>
                    </w:rPr>
                  </w:pPr>
                  <w:r>
                    <w:rPr>
                      <w:sz w:val="20"/>
                      <w:szCs w:val="20"/>
                      <w:rtl/>
                    </w:rPr>
                    <w:t>(أ) لا تتحمل الشركة أي التزام قانوني عن رفض الطلب أو تأخيره أو تعديله من قبل الجهات الإسبانية.</w:t>
                  </w:r>
                </w:p>
              </w:tc>
              <w:tc>
                <w:tcPr>
                  <w:tcW w:w="5345" w:type="dxa"/>
                </w:tcPr>
                <w:p w14:paraId="78CAF6C3" w14:textId="77777777" w:rsidR="00636D5C" w:rsidRPr="00633922" w:rsidRDefault="00636D5C" w:rsidP="00636D5C">
                  <w:pPr>
                    <w:pStyle w:val="p4"/>
                    <w:bidi/>
                    <w:rPr>
                      <w:sz w:val="20"/>
                      <w:szCs w:val="20"/>
                    </w:rPr>
                  </w:pPr>
                  <w:r>
                    <w:rPr>
                      <w:rStyle w:val="s3"/>
                      <w:rFonts w:eastAsia="Playfair Display"/>
                      <w:sz w:val="20"/>
                      <w:szCs w:val="20"/>
                      <w:rtl/>
                    </w:rPr>
                    <w:t xml:space="preserve">(ب) في حال ثبوت </w:t>
                  </w:r>
                  <w:r>
                    <w:rPr>
                      <w:b/>
                      <w:bCs/>
                      <w:sz w:val="20"/>
                      <w:szCs w:val="20"/>
                      <w:rtl/>
                    </w:rPr>
                    <w:t>خطأ مهني جسيم مثبت كتابيًا</w:t>
                  </w:r>
                  <w:r>
                    <w:rPr>
                      <w:rStyle w:val="s3"/>
                      <w:rFonts w:eastAsia="Playfair Display"/>
                      <w:sz w:val="20"/>
                      <w:szCs w:val="20"/>
                      <w:rtl/>
                    </w:rPr>
                    <w:t xml:space="preserve"> من الشركة، يقتصر حق العميل على </w:t>
                  </w:r>
                  <w:r>
                    <w:rPr>
                      <w:b/>
                      <w:bCs/>
                      <w:sz w:val="20"/>
                      <w:szCs w:val="20"/>
                      <w:rtl/>
                    </w:rPr>
                    <w:t>إعادة تنفيذ الخدمة ذاتها</w:t>
                  </w:r>
                  <w:r>
                    <w:rPr>
                      <w:rStyle w:val="s3"/>
                      <w:rFonts w:eastAsia="Playfair Display"/>
                      <w:sz w:val="20"/>
                      <w:szCs w:val="20"/>
                      <w:rtl/>
                    </w:rPr>
                    <w:t xml:space="preserve"> أو </w:t>
                  </w:r>
                  <w:r>
                    <w:rPr>
                      <w:b/>
                      <w:bCs/>
                      <w:sz w:val="20"/>
                      <w:szCs w:val="20"/>
                      <w:rtl/>
                    </w:rPr>
                    <w:t xml:space="preserve">رد </w:t>
                  </w:r>
                  <w:r>
                    <w:rPr>
                      <w:rFonts w:hint="cs"/>
                      <w:b/>
                      <w:bCs/>
                      <w:sz w:val="20"/>
                      <w:szCs w:val="20"/>
                      <w:rtl/>
                    </w:rPr>
                    <w:t xml:space="preserve">الاتعاب المدفوعة حتي </w:t>
                  </w:r>
                  <w:proofErr w:type="gramStart"/>
                  <w:r>
                    <w:rPr>
                      <w:rFonts w:hint="cs"/>
                      <w:b/>
                      <w:bCs/>
                      <w:sz w:val="20"/>
                      <w:szCs w:val="20"/>
                      <w:rtl/>
                    </w:rPr>
                    <w:t xml:space="preserve">وقتها </w:t>
                  </w:r>
                  <w:r>
                    <w:rPr>
                      <w:rStyle w:val="s3"/>
                      <w:rFonts w:eastAsia="Playfair Display"/>
                      <w:sz w:val="20"/>
                      <w:szCs w:val="20"/>
                      <w:rtl/>
                    </w:rPr>
                    <w:t>،</w:t>
                  </w:r>
                  <w:proofErr w:type="gramEnd"/>
                  <w:r>
                    <w:rPr>
                      <w:rStyle w:val="s3"/>
                      <w:rFonts w:eastAsia="Playfair Display"/>
                      <w:sz w:val="20"/>
                      <w:szCs w:val="20"/>
                      <w:rtl/>
                    </w:rPr>
                    <w:t xml:space="preserve"> دون أي تعويض إضافي.</w:t>
                  </w:r>
                </w:p>
              </w:tc>
            </w:tr>
            <w:tr w:rsidR="00636D5C" w:rsidRPr="00633922" w14:paraId="721E8045" w14:textId="77777777" w:rsidTr="007A06A4">
              <w:tc>
                <w:tcPr>
                  <w:tcW w:w="5344" w:type="dxa"/>
                </w:tcPr>
                <w:p w14:paraId="73CF1574" w14:textId="77777777" w:rsidR="00636D5C" w:rsidRPr="00633922" w:rsidRDefault="00636D5C" w:rsidP="00636D5C">
                  <w:pPr>
                    <w:pStyle w:val="p3"/>
                    <w:bidi/>
                    <w:jc w:val="left"/>
                    <w:rPr>
                      <w:sz w:val="20"/>
                      <w:szCs w:val="20"/>
                    </w:rPr>
                  </w:pPr>
                  <w:r>
                    <w:rPr>
                      <w:sz w:val="20"/>
                      <w:szCs w:val="20"/>
                      <w:rtl/>
                    </w:rPr>
                    <w:t>(ج) لا تتحمل الشركة أي مسؤولية عن الأضرار غير المباشرة أو خسارة الفرص أو الأضرار المعنوية أو فروق أسعار العملة.</w:t>
                  </w:r>
                </w:p>
              </w:tc>
              <w:tc>
                <w:tcPr>
                  <w:tcW w:w="5345" w:type="dxa"/>
                </w:tcPr>
                <w:p w14:paraId="6A76FEEB" w14:textId="77777777" w:rsidR="00636D5C" w:rsidRPr="00633922" w:rsidRDefault="00636D5C" w:rsidP="00636D5C">
                  <w:pPr>
                    <w:pStyle w:val="p3"/>
                    <w:bidi/>
                    <w:jc w:val="left"/>
                    <w:rPr>
                      <w:rStyle w:val="s3"/>
                      <w:sz w:val="20"/>
                      <w:szCs w:val="20"/>
                    </w:rPr>
                  </w:pPr>
                  <w:r>
                    <w:rPr>
                      <w:sz w:val="20"/>
                      <w:szCs w:val="20"/>
                      <w:rtl/>
                    </w:rPr>
                    <w:t>(د) يقر العميل بأن الشركة ليست جهة حكومية أو قضائية، وأن دورها يقتصر على المتابعة الإدارية والاستشارية فقط.</w:t>
                  </w:r>
                </w:p>
              </w:tc>
            </w:tr>
          </w:tbl>
          <w:p w14:paraId="172BBD6C" w14:textId="77777777" w:rsidR="00B530C4" w:rsidRPr="00633922" w:rsidRDefault="00A85A2B" w:rsidP="006543EF">
            <w:pPr>
              <w:pStyle w:val="Heading3"/>
              <w:bidi/>
              <w:jc w:val="center"/>
              <w:rPr>
                <w:b/>
                <w:bCs/>
                <w:color w:val="000000" w:themeColor="text1"/>
                <w:sz w:val="20"/>
                <w:szCs w:val="20"/>
                <w:u w:val="single"/>
              </w:rPr>
            </w:pPr>
            <w:r>
              <w:rPr>
                <w:b/>
                <w:bCs/>
                <w:color w:val="000000" w:themeColor="text1"/>
                <w:sz w:val="20"/>
                <w:szCs w:val="20"/>
                <w:u w:val="single"/>
              </w:rPr>
              <w:t xml:space="preserve">5-10 </w:t>
            </w:r>
            <w:r>
              <w:rPr>
                <w:b/>
                <w:bCs/>
                <w:color w:val="000000" w:themeColor="text1"/>
                <w:sz w:val="20"/>
                <w:szCs w:val="20"/>
                <w:u w:val="single"/>
                <w:rtl/>
              </w:rPr>
              <w:t>انتهاء نطاق الخدمة</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44"/>
              <w:gridCol w:w="5345"/>
            </w:tblGrid>
            <w:tr w:rsidR="00A85A2B" w:rsidRPr="00633922" w14:paraId="3DC4CEC5" w14:textId="77777777" w:rsidTr="007A06A4">
              <w:trPr>
                <w:gridAfter w:val="1"/>
                <w:wAfter w:w="5345" w:type="dxa"/>
              </w:trPr>
              <w:tc>
                <w:tcPr>
                  <w:tcW w:w="5344" w:type="dxa"/>
                </w:tcPr>
                <w:p w14:paraId="040E905C" w14:textId="77777777" w:rsidR="00A85A2B" w:rsidRPr="00633922" w:rsidRDefault="00A85A2B" w:rsidP="007A06A4">
                  <w:pPr>
                    <w:pStyle w:val="p3"/>
                    <w:bidi/>
                    <w:ind w:left="0" w:firstLine="0"/>
                    <w:jc w:val="left"/>
                    <w:rPr>
                      <w:sz w:val="20"/>
                      <w:szCs w:val="20"/>
                      <w:rtl/>
                    </w:rPr>
                  </w:pPr>
                  <w:r>
                    <w:rPr>
                      <w:sz w:val="20"/>
                      <w:szCs w:val="20"/>
                      <w:rtl/>
                    </w:rPr>
                    <w:t xml:space="preserve">(أ) تنتهي التزامات الشركة فور صدور </w:t>
                  </w:r>
                  <w:r>
                    <w:rPr>
                      <w:rStyle w:val="s2"/>
                      <w:rFonts w:eastAsia="Playfair Display"/>
                      <w:b/>
                      <w:bCs/>
                      <w:sz w:val="20"/>
                      <w:szCs w:val="20"/>
                      <w:rtl/>
                    </w:rPr>
                    <w:t>الموافقة القانونية النهائية</w:t>
                  </w:r>
                  <w:r>
                    <w:rPr>
                      <w:sz w:val="20"/>
                      <w:szCs w:val="20"/>
                      <w:rtl/>
                    </w:rPr>
                    <w:t xml:space="preserve"> من السلطات الإسبانية بشأن الإقامة.</w:t>
                  </w:r>
                </w:p>
              </w:tc>
            </w:tr>
            <w:tr w:rsidR="00636D5C" w:rsidRPr="00633922" w14:paraId="4F571698" w14:textId="77777777" w:rsidTr="007A06A4">
              <w:tc>
                <w:tcPr>
                  <w:tcW w:w="5344" w:type="dxa"/>
                </w:tcPr>
                <w:p w14:paraId="471EC129" w14:textId="77777777" w:rsidR="00733833" w:rsidRPr="00633922" w:rsidRDefault="00733833" w:rsidP="00733833">
                  <w:pPr>
                    <w:pStyle w:val="p3"/>
                    <w:bidi/>
                    <w:ind w:left="0" w:firstLine="0"/>
                    <w:jc w:val="left"/>
                    <w:rPr>
                      <w:sz w:val="20"/>
                      <w:szCs w:val="20"/>
                      <w:rtl/>
                    </w:rPr>
                  </w:pPr>
                </w:p>
              </w:tc>
              <w:tc>
                <w:tcPr>
                  <w:tcW w:w="5345" w:type="dxa"/>
                </w:tcPr>
                <w:p w14:paraId="01E528B3" w14:textId="77777777" w:rsidR="00636D5C" w:rsidRPr="00633922" w:rsidRDefault="00636D5C" w:rsidP="007A06A4">
                  <w:pPr>
                    <w:pStyle w:val="p3"/>
                    <w:bidi/>
                    <w:ind w:left="0" w:firstLine="0"/>
                    <w:jc w:val="left"/>
                    <w:rPr>
                      <w:sz w:val="20"/>
                      <w:szCs w:val="20"/>
                      <w:rtl/>
                    </w:rPr>
                  </w:pPr>
                </w:p>
              </w:tc>
            </w:tr>
          </w:tbl>
          <w:p w14:paraId="5B0AAE92" w14:textId="77777777" w:rsidR="00215A8C" w:rsidRPr="00633922" w:rsidRDefault="00215A8C" w:rsidP="00633922">
            <w:pPr>
              <w:pStyle w:val="p1"/>
              <w:bidi/>
              <w:rPr>
                <w:rFonts w:asciiTheme="minorBidi" w:eastAsiaTheme="minorHAnsi" w:hAnsiTheme="minorBidi" w:cstheme="minorBidi"/>
                <w:b/>
                <w:bCs/>
                <w:color w:val="auto"/>
                <w:sz w:val="20"/>
                <w:szCs w:val="20"/>
                <w:u w:val="single"/>
                <w:lang w:bidi="ar-EG"/>
              </w:rPr>
            </w:pPr>
          </w:p>
          <w:p w14:paraId="43D7F05B" w14:textId="77777777" w:rsidR="00D8310A" w:rsidRPr="00633922" w:rsidRDefault="00DF6C4E" w:rsidP="00131C26">
            <w:pPr>
              <w:pStyle w:val="p1"/>
              <w:bidi/>
              <w:jc w:val="center"/>
              <w:rPr>
                <w:rStyle w:val="s1"/>
                <w:b/>
                <w:bCs/>
                <w:sz w:val="20"/>
                <w:szCs w:val="20"/>
                <w:u w:val="single"/>
                <w:rtl/>
              </w:rPr>
            </w:pPr>
            <w:r>
              <w:rPr>
                <w:rFonts w:asciiTheme="minorBidi" w:eastAsiaTheme="minorHAnsi" w:hAnsiTheme="minorBidi" w:cstheme="minorBidi" w:hint="cs"/>
                <w:b/>
                <w:bCs/>
                <w:color w:val="auto"/>
                <w:sz w:val="20"/>
                <w:szCs w:val="20"/>
                <w:u w:val="single"/>
                <w:rtl/>
                <w:lang w:bidi="ar-EG"/>
              </w:rPr>
              <w:t xml:space="preserve">المادة </w:t>
            </w:r>
            <w:r>
              <w:rPr>
                <w:rFonts w:asciiTheme="minorBidi" w:eastAsiaTheme="minorHAnsi" w:hAnsiTheme="minorBidi" w:cstheme="minorBidi"/>
                <w:b/>
                <w:bCs/>
                <w:color w:val="auto"/>
                <w:sz w:val="20"/>
                <w:szCs w:val="20"/>
                <w:u w:val="single"/>
                <w:rtl/>
                <w:lang w:bidi="ar-EG"/>
              </w:rPr>
              <w:t>(11) – الالتزامات بعد صدور الموافقات القانونية (</w:t>
            </w:r>
            <w:r>
              <w:rPr>
                <w:rFonts w:asciiTheme="minorBidi" w:eastAsiaTheme="minorHAnsi" w:hAnsiTheme="minorBidi" w:cstheme="minorBidi"/>
                <w:b/>
                <w:bCs/>
                <w:color w:val="auto"/>
                <w:sz w:val="20"/>
                <w:szCs w:val="20"/>
                <w:u w:val="single"/>
                <w:lang w:bidi="ar-EG"/>
              </w:rPr>
              <w:t>Post-Approval Obligations</w:t>
            </w:r>
            <w:r>
              <w:rPr>
                <w:rStyle w:val="s1"/>
                <w:b/>
                <w:bCs/>
                <w:sz w:val="20"/>
                <w:szCs w:val="20"/>
                <w:u w:val="single"/>
                <w:rtl/>
              </w:rPr>
              <w:t>،</w:t>
            </w:r>
          </w:p>
          <w:p w14:paraId="4E2C9A51" w14:textId="77777777" w:rsidR="00D8310A" w:rsidRPr="00633922" w:rsidRDefault="00D8310A" w:rsidP="006543EF">
            <w:pPr>
              <w:pStyle w:val="Heading3"/>
              <w:bidi/>
              <w:jc w:val="center"/>
              <w:rPr>
                <w:b/>
                <w:bCs/>
                <w:color w:val="000000" w:themeColor="text1"/>
                <w:sz w:val="20"/>
                <w:szCs w:val="20"/>
                <w:u w:val="single"/>
              </w:rPr>
            </w:pPr>
            <w:r>
              <w:rPr>
                <w:b/>
                <w:bCs/>
                <w:color w:val="000000" w:themeColor="text1"/>
                <w:sz w:val="20"/>
                <w:szCs w:val="20"/>
                <w:u w:val="single"/>
              </w:rPr>
              <w:t xml:space="preserve">1-11 </w:t>
            </w:r>
            <w:r>
              <w:rPr>
                <w:b/>
                <w:bCs/>
                <w:color w:val="000000" w:themeColor="text1"/>
                <w:sz w:val="20"/>
                <w:szCs w:val="20"/>
                <w:u w:val="single"/>
                <w:rtl/>
              </w:rPr>
              <w:t>المرحلة التالية لصدور الموافقات القانونية</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44"/>
              <w:gridCol w:w="5345"/>
            </w:tblGrid>
            <w:tr w:rsidR="00131C26" w:rsidRPr="00633922" w14:paraId="52F41D23" w14:textId="77777777" w:rsidTr="007A06A4">
              <w:tc>
                <w:tcPr>
                  <w:tcW w:w="5344" w:type="dxa"/>
                </w:tcPr>
                <w:p w14:paraId="2028E54D" w14:textId="77777777" w:rsidR="00131C26" w:rsidRPr="00633922" w:rsidRDefault="00131C26" w:rsidP="00131C26">
                  <w:pPr>
                    <w:pStyle w:val="p3"/>
                    <w:bidi/>
                    <w:jc w:val="left"/>
                    <w:rPr>
                      <w:sz w:val="20"/>
                      <w:szCs w:val="20"/>
                    </w:rPr>
                  </w:pPr>
                  <w:r>
                    <w:rPr>
                      <w:sz w:val="20"/>
                      <w:szCs w:val="20"/>
                      <w:rtl/>
                    </w:rPr>
                    <w:t>(أ) بعد حصول العميل على الموافقة الرسمية على الإقامة الإسبانية، يُعتبر دور الشركة منتهيًا من الناحية الإدارية، ويبدأ التزام العميل بتنفيذ الإجراءات الميدانية داخل الأراضي الإسبانية بنفسه.</w:t>
                  </w:r>
                </w:p>
                <w:p w14:paraId="5BF18693" w14:textId="77777777" w:rsidR="00131C26" w:rsidRPr="00633922" w:rsidRDefault="00131C26" w:rsidP="00131C26">
                  <w:pPr>
                    <w:bidi/>
                    <w:rPr>
                      <w:sz w:val="20"/>
                      <w:szCs w:val="20"/>
                      <w:rtl/>
                    </w:rPr>
                  </w:pPr>
                </w:p>
              </w:tc>
              <w:tc>
                <w:tcPr>
                  <w:tcW w:w="5345" w:type="dxa"/>
                </w:tcPr>
                <w:p w14:paraId="5BC499CE" w14:textId="77777777" w:rsidR="00131C26" w:rsidRPr="00633922" w:rsidRDefault="00131C26" w:rsidP="00131C26">
                  <w:pPr>
                    <w:pStyle w:val="p3"/>
                    <w:bidi/>
                    <w:jc w:val="left"/>
                    <w:rPr>
                      <w:sz w:val="20"/>
                      <w:szCs w:val="20"/>
                      <w:rtl/>
                    </w:rPr>
                  </w:pPr>
                  <w:r>
                    <w:rPr>
                      <w:sz w:val="20"/>
                      <w:szCs w:val="20"/>
                      <w:rtl/>
                    </w:rPr>
                    <w:t>(ب) تشمل هذه المرحلة تحديد عنوان السكن الفعلي داخل إسبانيا، التسجيل في نظام التأمينات الاجتماعية (</w:t>
                  </w:r>
                  <w:r>
                    <w:rPr>
                      <w:sz w:val="20"/>
                      <w:szCs w:val="20"/>
                    </w:rPr>
                    <w:t>RETA</w:t>
                  </w:r>
                  <w:r>
                    <w:rPr>
                      <w:sz w:val="20"/>
                      <w:szCs w:val="20"/>
                      <w:rtl/>
                    </w:rPr>
                    <w:t>)، وتعيين محاسب إسباني معتمد لمتابعة الشؤون الضريبية.</w:t>
                  </w:r>
                </w:p>
                <w:p w14:paraId="204D5CF6" w14:textId="77777777" w:rsidR="00131C26" w:rsidRPr="00633922" w:rsidRDefault="00131C26" w:rsidP="00131C26">
                  <w:pPr>
                    <w:bidi/>
                    <w:rPr>
                      <w:sz w:val="20"/>
                      <w:szCs w:val="20"/>
                      <w:rtl/>
                    </w:rPr>
                  </w:pPr>
                </w:p>
              </w:tc>
            </w:tr>
            <w:tr w:rsidR="00131C26" w:rsidRPr="00633922" w14:paraId="25FCF337" w14:textId="77777777" w:rsidTr="007A06A4">
              <w:tc>
                <w:tcPr>
                  <w:tcW w:w="5344" w:type="dxa"/>
                </w:tcPr>
                <w:p w14:paraId="7A0EA466" w14:textId="77777777" w:rsidR="00131C26" w:rsidRPr="00633922" w:rsidRDefault="00131C26" w:rsidP="00131C26">
                  <w:pPr>
                    <w:pStyle w:val="p3"/>
                    <w:bidi/>
                    <w:jc w:val="left"/>
                    <w:rPr>
                      <w:sz w:val="20"/>
                      <w:szCs w:val="20"/>
                    </w:rPr>
                  </w:pPr>
                  <w:r>
                    <w:rPr>
                      <w:sz w:val="20"/>
                      <w:szCs w:val="20"/>
                      <w:rtl/>
                    </w:rPr>
                    <w:t xml:space="preserve">(ج) تقتصر مسؤولية الشركة بعد صدور الموافقة على </w:t>
                  </w:r>
                  <w:r>
                    <w:rPr>
                      <w:rStyle w:val="s2"/>
                      <w:rFonts w:eastAsia="Playfair Display"/>
                      <w:b/>
                      <w:bCs/>
                      <w:sz w:val="20"/>
                      <w:szCs w:val="20"/>
                      <w:rtl/>
                    </w:rPr>
                    <w:t>تزويد العميل بالمعلومات الإرشادية</w:t>
                  </w:r>
                  <w:r>
                    <w:rPr>
                      <w:sz w:val="20"/>
                      <w:szCs w:val="20"/>
                      <w:rtl/>
                    </w:rPr>
                    <w:t xml:space="preserve"> المطلوبة، دون التزام تنفيذي أو قانوني.</w:t>
                  </w:r>
                </w:p>
              </w:tc>
              <w:tc>
                <w:tcPr>
                  <w:tcW w:w="5345" w:type="dxa"/>
                </w:tcPr>
                <w:p w14:paraId="1EC5D159" w14:textId="77777777" w:rsidR="00131C26" w:rsidRPr="00633922" w:rsidRDefault="00131C26" w:rsidP="00131C26">
                  <w:pPr>
                    <w:pStyle w:val="p3"/>
                    <w:bidi/>
                    <w:jc w:val="left"/>
                    <w:rPr>
                      <w:sz w:val="20"/>
                      <w:szCs w:val="20"/>
                      <w:rtl/>
                    </w:rPr>
                  </w:pPr>
                </w:p>
              </w:tc>
            </w:tr>
          </w:tbl>
          <w:p w14:paraId="740B3B13" w14:textId="77777777" w:rsidR="00D8310A" w:rsidRPr="00633922" w:rsidRDefault="00D8310A" w:rsidP="006543EF">
            <w:pPr>
              <w:pStyle w:val="Heading3"/>
              <w:bidi/>
              <w:jc w:val="center"/>
              <w:rPr>
                <w:b/>
                <w:bCs/>
                <w:color w:val="000000" w:themeColor="text1"/>
                <w:sz w:val="20"/>
                <w:szCs w:val="20"/>
                <w:u w:val="single"/>
              </w:rPr>
            </w:pPr>
            <w:r>
              <w:rPr>
                <w:b/>
                <w:bCs/>
                <w:color w:val="000000" w:themeColor="text1"/>
                <w:sz w:val="20"/>
                <w:szCs w:val="20"/>
                <w:u w:val="single"/>
              </w:rPr>
              <w:t xml:space="preserve">2-11 </w:t>
            </w:r>
            <w:r>
              <w:rPr>
                <w:b/>
                <w:bCs/>
                <w:color w:val="000000" w:themeColor="text1"/>
                <w:sz w:val="20"/>
                <w:szCs w:val="20"/>
                <w:u w:val="single"/>
                <w:rtl/>
              </w:rPr>
              <w:t>التزامات العميل بعد الموافقة</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44"/>
              <w:gridCol w:w="5345"/>
            </w:tblGrid>
            <w:tr w:rsidR="00131C26" w:rsidRPr="00633922" w14:paraId="32E0B5C1" w14:textId="77777777" w:rsidTr="007A06A4">
              <w:tc>
                <w:tcPr>
                  <w:tcW w:w="5344" w:type="dxa"/>
                </w:tcPr>
                <w:p w14:paraId="6DE64DA6" w14:textId="77777777" w:rsidR="00131C26" w:rsidRPr="00633922" w:rsidRDefault="00131C26" w:rsidP="00A85A2B">
                  <w:pPr>
                    <w:pStyle w:val="p3"/>
                    <w:bidi/>
                    <w:jc w:val="left"/>
                    <w:rPr>
                      <w:sz w:val="20"/>
                      <w:szCs w:val="20"/>
                      <w:rtl/>
                    </w:rPr>
                  </w:pPr>
                  <w:r>
                    <w:rPr>
                      <w:sz w:val="20"/>
                      <w:szCs w:val="20"/>
                      <w:rtl/>
                    </w:rPr>
                    <w:t xml:space="preserve">(أ) يلتزم العميل خلال مدة لا تتجاوز </w:t>
                  </w:r>
                  <w:r>
                    <w:rPr>
                      <w:rStyle w:val="s2"/>
                      <w:rFonts w:eastAsia="Playfair Display"/>
                      <w:b/>
                      <w:bCs/>
                      <w:sz w:val="20"/>
                      <w:szCs w:val="20"/>
                      <w:rtl/>
                    </w:rPr>
                    <w:t xml:space="preserve">30 يومًا </w:t>
                  </w:r>
                  <w:r>
                    <w:rPr>
                      <w:rStyle w:val="s2"/>
                      <w:rFonts w:eastAsia="Playfair Display" w:hint="cs"/>
                      <w:b/>
                      <w:bCs/>
                      <w:sz w:val="20"/>
                      <w:szCs w:val="20"/>
                      <w:rtl/>
                    </w:rPr>
                    <w:t>ب</w:t>
                  </w:r>
                  <w:r>
                    <w:rPr>
                      <w:rStyle w:val="s2"/>
                      <w:rFonts w:eastAsia="Playfair Display"/>
                      <w:b/>
                      <w:bCs/>
                      <w:sz w:val="20"/>
                      <w:szCs w:val="20"/>
                      <w:rtl/>
                    </w:rPr>
                    <w:t>دخوله الأراضي الإسبانية</w:t>
                  </w:r>
                  <w:r>
                    <w:rPr>
                      <w:sz w:val="20"/>
                      <w:szCs w:val="20"/>
                      <w:rtl/>
                    </w:rPr>
                    <w:t xml:space="preserve"> </w:t>
                  </w:r>
                  <w:r>
                    <w:rPr>
                      <w:rFonts w:hint="cs"/>
                      <w:sz w:val="20"/>
                      <w:szCs w:val="20"/>
                      <w:rtl/>
                    </w:rPr>
                    <w:t>وذلك لاتمام عملية استصدار كروت الإقامة وباقي العمليات الإلزامية الخاصة بالتأمينات والضرائب.</w:t>
                  </w:r>
                </w:p>
                <w:p w14:paraId="373DBBFC" w14:textId="77777777" w:rsidR="00A85A2B" w:rsidRPr="00633922" w:rsidRDefault="00A85A2B" w:rsidP="00633922">
                  <w:pPr>
                    <w:pStyle w:val="p1"/>
                    <w:bidi/>
                    <w:ind w:left="38"/>
                    <w:jc w:val="both"/>
                    <w:rPr>
                      <w:sz w:val="20"/>
                      <w:szCs w:val="20"/>
                      <w:rtl/>
                    </w:rPr>
                  </w:pPr>
                  <w:r>
                    <w:rPr>
                      <w:sz w:val="20"/>
                      <w:szCs w:val="20"/>
                      <w:rtl/>
                    </w:rPr>
                    <w:t xml:space="preserve">(ج) في حال عدم التزام العميل بالمهل المحددة، </w:t>
                  </w:r>
                  <w:r>
                    <w:rPr>
                      <w:rFonts w:hint="cs"/>
                      <w:sz w:val="20"/>
                      <w:szCs w:val="20"/>
                      <w:rtl/>
                    </w:rPr>
                    <w:t>ي</w:t>
                  </w:r>
                  <w:r>
                    <w:rPr>
                      <w:sz w:val="20"/>
                      <w:szCs w:val="20"/>
                      <w:rtl/>
                    </w:rPr>
                    <w:t>تحمل وحده كامل التبعات القانونية التي قد تشمل فرض غرامات أو إلغاء الإقامة.</w:t>
                  </w:r>
                </w:p>
              </w:tc>
              <w:tc>
                <w:tcPr>
                  <w:tcW w:w="5345" w:type="dxa"/>
                </w:tcPr>
                <w:p w14:paraId="566194ED" w14:textId="77777777" w:rsidR="00131C26" w:rsidRPr="00633922" w:rsidRDefault="00A85A2B" w:rsidP="00A85A2B">
                  <w:pPr>
                    <w:pStyle w:val="p1"/>
                    <w:bidi/>
                    <w:ind w:left="720"/>
                    <w:jc w:val="both"/>
                    <w:rPr>
                      <w:sz w:val="20"/>
                      <w:szCs w:val="20"/>
                    </w:rPr>
                  </w:pPr>
                  <w:r>
                    <w:rPr>
                      <w:rFonts w:hint="cs"/>
                      <w:sz w:val="20"/>
                      <w:szCs w:val="20"/>
                      <w:rtl/>
                    </w:rPr>
                    <w:t>(ب)</w:t>
                  </w:r>
                  <w:r>
                    <w:rPr>
                      <w:sz w:val="20"/>
                      <w:szCs w:val="20"/>
                      <w:rtl/>
                    </w:rPr>
                    <w:t>يقر العميل بأن هذه الالتزامات من صميم مسؤوليته القانونية الشخصية، وأن الشركة لا تمثله أمام السلطات الإسبانية ولا تتحمل أي مسؤولية عن التأخير أو الإخلال بتنفيذها.</w:t>
                  </w:r>
                </w:p>
                <w:p w14:paraId="789B34E4" w14:textId="77777777" w:rsidR="00131C26" w:rsidRPr="00633922" w:rsidRDefault="00131C26" w:rsidP="00131C26">
                  <w:pPr>
                    <w:pStyle w:val="p1"/>
                    <w:bidi/>
                    <w:ind w:left="720"/>
                    <w:jc w:val="both"/>
                    <w:rPr>
                      <w:sz w:val="20"/>
                      <w:szCs w:val="20"/>
                    </w:rPr>
                  </w:pPr>
                </w:p>
                <w:p w14:paraId="75490523" w14:textId="77777777" w:rsidR="00131C26" w:rsidRPr="00633922" w:rsidRDefault="00131C26" w:rsidP="00131C26">
                  <w:pPr>
                    <w:pStyle w:val="p1"/>
                    <w:bidi/>
                    <w:ind w:left="720"/>
                    <w:jc w:val="both"/>
                    <w:rPr>
                      <w:sz w:val="20"/>
                      <w:szCs w:val="20"/>
                    </w:rPr>
                  </w:pPr>
                </w:p>
                <w:p w14:paraId="0D5708BA" w14:textId="77777777" w:rsidR="00131C26" w:rsidRPr="00633922" w:rsidRDefault="00131C26" w:rsidP="00131C26">
                  <w:pPr>
                    <w:pStyle w:val="p1"/>
                    <w:bidi/>
                    <w:ind w:left="720"/>
                    <w:jc w:val="both"/>
                    <w:rPr>
                      <w:sz w:val="20"/>
                      <w:szCs w:val="20"/>
                      <w:rtl/>
                    </w:rPr>
                  </w:pPr>
                </w:p>
                <w:p w14:paraId="5EF68888" w14:textId="77777777" w:rsidR="00131C26" w:rsidRPr="00633922" w:rsidRDefault="00131C26" w:rsidP="00A85A2B">
                  <w:pPr>
                    <w:pStyle w:val="p1"/>
                    <w:bidi/>
                    <w:ind w:left="38"/>
                    <w:jc w:val="both"/>
                    <w:rPr>
                      <w:sz w:val="20"/>
                      <w:szCs w:val="20"/>
                      <w:rtl/>
                    </w:rPr>
                  </w:pPr>
                </w:p>
              </w:tc>
            </w:tr>
          </w:tbl>
          <w:p w14:paraId="71A9799D" w14:textId="77777777" w:rsidR="00D8310A" w:rsidRPr="00633922" w:rsidRDefault="00D8310A" w:rsidP="00DF6C4E">
            <w:pPr>
              <w:pStyle w:val="Heading1"/>
              <w:bidi w:val="0"/>
              <w:rPr>
                <w:sz w:val="20"/>
                <w:szCs w:val="20"/>
              </w:rPr>
            </w:pPr>
            <w:r>
              <w:rPr>
                <w:sz w:val="20"/>
                <w:szCs w:val="20"/>
                <w:rtl/>
              </w:rPr>
              <w:t>المادة (12) – إنهاء العقد وتبعاته القانونية</w:t>
            </w:r>
          </w:p>
          <w:p w14:paraId="0DAB6756" w14:textId="77777777" w:rsidR="00C4112A" w:rsidRPr="00633922" w:rsidRDefault="00C4112A" w:rsidP="006543EF">
            <w:pPr>
              <w:pStyle w:val="Heading3"/>
              <w:bidi/>
              <w:jc w:val="center"/>
              <w:rPr>
                <w:b/>
                <w:bCs/>
                <w:color w:val="000000" w:themeColor="text1"/>
                <w:sz w:val="20"/>
                <w:szCs w:val="20"/>
                <w:u w:val="single"/>
              </w:rPr>
            </w:pPr>
            <w:r>
              <w:rPr>
                <w:b/>
                <w:bCs/>
                <w:color w:val="000000" w:themeColor="text1"/>
                <w:sz w:val="20"/>
                <w:szCs w:val="20"/>
                <w:u w:val="single"/>
              </w:rPr>
              <w:t>1-12</w:t>
            </w:r>
            <w:r>
              <w:rPr>
                <w:b/>
                <w:bCs/>
                <w:color w:val="000000" w:themeColor="text1"/>
                <w:sz w:val="20"/>
                <w:szCs w:val="20"/>
                <w:u w:val="single"/>
                <w:rtl/>
              </w:rPr>
              <w:t>حق الإنهاء خلال فترة السماح</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44"/>
              <w:gridCol w:w="5345"/>
            </w:tblGrid>
            <w:tr w:rsidR="00131C26" w:rsidRPr="00633922" w14:paraId="7B5DDA94" w14:textId="77777777" w:rsidTr="007A06A4">
              <w:tc>
                <w:tcPr>
                  <w:tcW w:w="5344" w:type="dxa"/>
                </w:tcPr>
                <w:p w14:paraId="03A805EB" w14:textId="77777777" w:rsidR="00131C26" w:rsidRPr="00633922" w:rsidRDefault="00131C26" w:rsidP="00131C26">
                  <w:pPr>
                    <w:pStyle w:val="p3"/>
                    <w:bidi/>
                    <w:jc w:val="left"/>
                    <w:rPr>
                      <w:sz w:val="20"/>
                      <w:szCs w:val="20"/>
                    </w:rPr>
                  </w:pPr>
                  <w:r>
                    <w:rPr>
                      <w:sz w:val="20"/>
                      <w:szCs w:val="20"/>
                      <w:rtl/>
                    </w:rPr>
                    <w:t xml:space="preserve">(أ) يحق للطرف الثاني (العميل) إنهاء هذا العقد خلال مدة لا تتجاوز </w:t>
                  </w:r>
                  <w:r>
                    <w:rPr>
                      <w:rStyle w:val="s2"/>
                      <w:rFonts w:eastAsia="Playfair Display"/>
                      <w:b/>
                      <w:bCs/>
                      <w:sz w:val="20"/>
                      <w:szCs w:val="20"/>
                      <w:rtl/>
                    </w:rPr>
                    <w:t>ثلاثة (3) أيام عمل</w:t>
                  </w:r>
                  <w:r>
                    <w:rPr>
                      <w:sz w:val="20"/>
                      <w:szCs w:val="20"/>
                      <w:rtl/>
                    </w:rPr>
                    <w:t xml:space="preserve"> من تاريخ توقيعه دون إبداء أسباب،</w:t>
                  </w:r>
                </w:p>
                <w:p w14:paraId="5FF7BA46" w14:textId="77777777" w:rsidR="00131C26" w:rsidRPr="00633922" w:rsidRDefault="00131C26" w:rsidP="007A06A4">
                  <w:pPr>
                    <w:pStyle w:val="p3"/>
                    <w:bidi/>
                    <w:jc w:val="left"/>
                    <w:rPr>
                      <w:sz w:val="20"/>
                      <w:szCs w:val="20"/>
                      <w:rtl/>
                    </w:rPr>
                  </w:pPr>
                  <w:r>
                    <w:rPr>
                      <w:sz w:val="20"/>
                      <w:szCs w:val="20"/>
                      <w:rtl/>
                    </w:rPr>
                    <w:t>وبشرط إخطار الشركة كتابيًا أو عبر البريد الإلكتروني الرسمي.</w:t>
                  </w:r>
                </w:p>
              </w:tc>
              <w:tc>
                <w:tcPr>
                  <w:tcW w:w="5345" w:type="dxa"/>
                </w:tcPr>
                <w:p w14:paraId="3DB1E838" w14:textId="77777777" w:rsidR="00131C26" w:rsidRPr="00633922" w:rsidRDefault="00131C26" w:rsidP="00131C26">
                  <w:pPr>
                    <w:pStyle w:val="p3"/>
                    <w:bidi/>
                    <w:jc w:val="left"/>
                    <w:rPr>
                      <w:sz w:val="20"/>
                      <w:szCs w:val="20"/>
                      <w:rtl/>
                    </w:rPr>
                  </w:pPr>
                  <w:r>
                    <w:rPr>
                      <w:sz w:val="20"/>
                      <w:szCs w:val="20"/>
                      <w:rtl/>
                    </w:rPr>
                    <w:t xml:space="preserve">(ب) في هذه الحالة، تلتزم الشركة </w:t>
                  </w:r>
                  <w:r>
                    <w:rPr>
                      <w:rStyle w:val="s2"/>
                      <w:rFonts w:eastAsia="Playfair Display"/>
                      <w:b/>
                      <w:bCs/>
                      <w:sz w:val="20"/>
                      <w:szCs w:val="20"/>
                      <w:rtl/>
                    </w:rPr>
                    <w:t>برد كامل المبلغ المدفوع</w:t>
                  </w:r>
                  <w:r>
                    <w:rPr>
                      <w:sz w:val="20"/>
                      <w:szCs w:val="20"/>
                      <w:rtl/>
                    </w:rPr>
                    <w:t xml:space="preserve"> خلال مدة لا تتجاوز </w:t>
                  </w:r>
                  <w:r>
                    <w:rPr>
                      <w:rStyle w:val="s2"/>
                      <w:rFonts w:eastAsia="Playfair Display"/>
                      <w:b/>
                      <w:bCs/>
                      <w:sz w:val="20"/>
                      <w:szCs w:val="20"/>
                      <w:rtl/>
                    </w:rPr>
                    <w:t>خمسة عشر (15) يوم عمل</w:t>
                  </w:r>
                  <w:r>
                    <w:rPr>
                      <w:sz w:val="20"/>
                      <w:szCs w:val="20"/>
                      <w:rtl/>
                    </w:rPr>
                    <w:t xml:space="preserve"> من تاريخ استلام طلب الإلغاء.</w:t>
                  </w:r>
                </w:p>
                <w:p w14:paraId="6D268F8C" w14:textId="77777777" w:rsidR="00131C26" w:rsidRPr="00633922" w:rsidRDefault="00131C26" w:rsidP="00131C26">
                  <w:pPr>
                    <w:bidi/>
                    <w:rPr>
                      <w:sz w:val="20"/>
                      <w:szCs w:val="20"/>
                      <w:rtl/>
                    </w:rPr>
                  </w:pPr>
                </w:p>
              </w:tc>
            </w:tr>
            <w:tr w:rsidR="00131C26" w:rsidRPr="00633922" w14:paraId="230417EB" w14:textId="77777777" w:rsidTr="007A06A4">
              <w:tc>
                <w:tcPr>
                  <w:tcW w:w="5344" w:type="dxa"/>
                </w:tcPr>
                <w:p w14:paraId="760F4AD3" w14:textId="125AFB5A" w:rsidR="002A5395" w:rsidRDefault="00131C26" w:rsidP="002A5395">
                  <w:pPr>
                    <w:bidi/>
                  </w:pPr>
                  <w:r>
                    <w:rPr>
                      <w:sz w:val="20"/>
                      <w:szCs w:val="20"/>
                      <w:rtl/>
                    </w:rPr>
                    <w:t xml:space="preserve">(ج) بانقضاء مدة الثلاثة أيام دون تقديم طلب الإنهاء، </w:t>
                  </w:r>
                  <w:r>
                    <w:rPr>
                      <w:rStyle w:val="s2"/>
                      <w:b/>
                      <w:bCs/>
                      <w:sz w:val="20"/>
                      <w:szCs w:val="20"/>
                      <w:rtl/>
                    </w:rPr>
                    <w:t>يُعد العقد نافذًا بكامل آثاره القانونية</w:t>
                  </w:r>
                  <w:r>
                    <w:rPr>
                      <w:sz w:val="20"/>
                      <w:szCs w:val="20"/>
                      <w:rtl/>
                    </w:rPr>
                    <w:t>، ولا يحق للعميل بعد ذلك المطالبة باسترجاع أي مبالغ مدفوعة لأي سبب كان،</w:t>
                  </w:r>
                  <w:bookmarkStart w:id="5" w:name="OLE_LINK43"/>
                  <w:bookmarkStart w:id="6" w:name="OLE_LINK44"/>
                  <w:ins w:id="7" w:author="Legal Review" w:date="2026-09-22T00:00:00Z">
                    <w:r>
                      <w:rPr>
                        <w:sz w:val="20"/>
                        <w:szCs w:val="20"/>
                        <w:rtl/>
                      </w:rPr>
                      <w:t xml:space="preserve"> </w:t>
                    </w:r>
                  </w:ins>
                  <w:r w:rsidR="002A5395" w:rsidRPr="00435DC2">
                    <w:rPr>
                      <w:rFonts w:cs="Arial"/>
                      <w:rtl/>
                    </w:rPr>
                    <w:t>بما في ذلك على وجه الخصوص الدفعة الأولى الموضح مقابلها في المادة (6-1-2) أعلاه وفي إقرار العميل المرفق (ملحق رقم 2</w:t>
                  </w:r>
                  <w:r w:rsidR="002A5395">
                    <w:t>(</w:t>
                  </w:r>
                  <w:r w:rsidR="002A5395" w:rsidRPr="00435DC2">
                    <w:rPr>
                      <w:rFonts w:cs="Arial"/>
                      <w:rtl/>
                    </w:rPr>
                    <w:t>،</w:t>
                  </w:r>
                </w:p>
                <w:bookmarkEnd w:id="5"/>
                <w:bookmarkEnd w:id="6"/>
                <w:p w14:paraId="5A974F2F" w14:textId="43B67BFC" w:rsidR="00131C26" w:rsidRPr="002A5395" w:rsidRDefault="00131C26" w:rsidP="00131C26">
                  <w:pPr>
                    <w:pStyle w:val="p3"/>
                    <w:bidi/>
                    <w:jc w:val="left"/>
                    <w:rPr>
                      <w:sz w:val="20"/>
                      <w:szCs w:val="20"/>
                      <w:rtl/>
                    </w:rPr>
                  </w:pPr>
                </w:p>
                <w:p w14:paraId="79C59BCE" w14:textId="77777777" w:rsidR="00131C26" w:rsidRPr="00633922" w:rsidRDefault="00131C26" w:rsidP="00131C26">
                  <w:pPr>
                    <w:pStyle w:val="p3"/>
                    <w:bidi/>
                    <w:jc w:val="left"/>
                    <w:rPr>
                      <w:sz w:val="20"/>
                      <w:szCs w:val="20"/>
                    </w:rPr>
                  </w:pPr>
                  <w:r>
                    <w:rPr>
                      <w:sz w:val="20"/>
                      <w:szCs w:val="20"/>
                      <w:rtl/>
                    </w:rPr>
                    <w:lastRenderedPageBreak/>
                    <w:t>إلا في الحالات المنصوص عليها صراحة في الفقرة (1-12-5) أدناه الخاصة بالخطأ المهني.</w:t>
                  </w:r>
                </w:p>
              </w:tc>
              <w:tc>
                <w:tcPr>
                  <w:tcW w:w="5345" w:type="dxa"/>
                </w:tcPr>
                <w:p w14:paraId="2CF736F5" w14:textId="77777777" w:rsidR="00131C26" w:rsidRPr="00633922" w:rsidRDefault="00131C26" w:rsidP="00131C26">
                  <w:pPr>
                    <w:pStyle w:val="p3"/>
                    <w:bidi/>
                    <w:jc w:val="left"/>
                    <w:rPr>
                      <w:sz w:val="20"/>
                      <w:szCs w:val="20"/>
                      <w:rtl/>
                    </w:rPr>
                  </w:pPr>
                </w:p>
              </w:tc>
            </w:tr>
          </w:tbl>
          <w:p w14:paraId="6F164DB6" w14:textId="77777777" w:rsidR="00C4112A" w:rsidRDefault="00C4112A" w:rsidP="00DF6C4E">
            <w:pPr>
              <w:rPr>
                <w:rStyle w:val="s1"/>
                <w:sz w:val="20"/>
                <w:szCs w:val="20"/>
              </w:rPr>
            </w:pPr>
          </w:p>
          <w:p w14:paraId="68A19DCE" w14:textId="77777777" w:rsidR="002A5395" w:rsidRDefault="002A5395" w:rsidP="00DF6C4E">
            <w:pPr>
              <w:rPr>
                <w:rStyle w:val="s1"/>
                <w:sz w:val="20"/>
                <w:szCs w:val="20"/>
              </w:rPr>
            </w:pPr>
          </w:p>
          <w:p w14:paraId="14732103" w14:textId="77777777" w:rsidR="002A5395" w:rsidRPr="00633922" w:rsidRDefault="002A5395" w:rsidP="00DF6C4E">
            <w:pPr>
              <w:rPr>
                <w:rStyle w:val="s1"/>
                <w:sz w:val="20"/>
                <w:szCs w:val="20"/>
                <w:rtl/>
              </w:rPr>
            </w:pPr>
          </w:p>
          <w:p w14:paraId="45B039ED" w14:textId="77777777" w:rsidR="00C4112A" w:rsidRPr="00633922" w:rsidRDefault="00C4112A" w:rsidP="006543EF">
            <w:pPr>
              <w:pStyle w:val="Heading3"/>
              <w:bidi/>
              <w:jc w:val="center"/>
              <w:rPr>
                <w:b/>
                <w:bCs/>
                <w:color w:val="000000" w:themeColor="text1"/>
                <w:sz w:val="20"/>
                <w:szCs w:val="20"/>
                <w:u w:val="single"/>
              </w:rPr>
            </w:pPr>
            <w:r>
              <w:rPr>
                <w:b/>
                <w:bCs/>
                <w:color w:val="000000" w:themeColor="text1"/>
                <w:sz w:val="20"/>
                <w:szCs w:val="20"/>
                <w:u w:val="single"/>
              </w:rPr>
              <w:t>2-12</w:t>
            </w:r>
            <w:r>
              <w:rPr>
                <w:b/>
                <w:bCs/>
                <w:color w:val="000000" w:themeColor="text1"/>
                <w:sz w:val="20"/>
                <w:szCs w:val="20"/>
                <w:u w:val="single"/>
                <w:rtl/>
              </w:rPr>
              <w:t>الإنهاء بعد فترة السماح</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44"/>
              <w:gridCol w:w="5345"/>
            </w:tblGrid>
            <w:tr w:rsidR="00131C26" w:rsidRPr="00633922" w14:paraId="5801BC47" w14:textId="77777777" w:rsidTr="007A06A4">
              <w:tc>
                <w:tcPr>
                  <w:tcW w:w="5344" w:type="dxa"/>
                </w:tcPr>
                <w:p w14:paraId="14AB07DA" w14:textId="77777777" w:rsidR="00131C26" w:rsidRPr="00633922" w:rsidRDefault="00131C26" w:rsidP="007A06A4">
                  <w:pPr>
                    <w:pStyle w:val="p3"/>
                    <w:bidi/>
                    <w:jc w:val="left"/>
                    <w:rPr>
                      <w:sz w:val="20"/>
                      <w:szCs w:val="20"/>
                      <w:rtl/>
                    </w:rPr>
                  </w:pPr>
                  <w:r>
                    <w:rPr>
                      <w:sz w:val="20"/>
                      <w:szCs w:val="20"/>
                      <w:rtl/>
                    </w:rPr>
                    <w:t xml:space="preserve">(أ) بعد انقضاء فترة الثلاثة أيام، يصبح العقد ملزمًا للطرفين، ويُعتبر أي طلب إلغاء من العميل </w:t>
                  </w:r>
                  <w:r>
                    <w:rPr>
                      <w:rStyle w:val="s2"/>
                      <w:rFonts w:eastAsia="Playfair Display"/>
                      <w:b/>
                      <w:bCs/>
                      <w:sz w:val="20"/>
                      <w:szCs w:val="20"/>
                      <w:rtl/>
                    </w:rPr>
                    <w:t>انسحابًا أحاديًا</w:t>
                  </w:r>
                  <w:r>
                    <w:rPr>
                      <w:sz w:val="20"/>
                      <w:szCs w:val="20"/>
                      <w:rtl/>
                    </w:rPr>
                    <w:t xml:space="preserve"> لا يترتب عليه استرجاع أي مبالغ سبق سدادها.</w:t>
                  </w:r>
                </w:p>
              </w:tc>
              <w:tc>
                <w:tcPr>
                  <w:tcW w:w="5345" w:type="dxa"/>
                </w:tcPr>
                <w:p w14:paraId="0058E601" w14:textId="77777777" w:rsidR="00131C26" w:rsidRPr="00633922" w:rsidRDefault="00131C26" w:rsidP="00131C26">
                  <w:pPr>
                    <w:pStyle w:val="p3"/>
                    <w:bidi/>
                    <w:jc w:val="left"/>
                    <w:rPr>
                      <w:sz w:val="20"/>
                      <w:szCs w:val="20"/>
                      <w:rtl/>
                    </w:rPr>
                  </w:pPr>
                  <w:r>
                    <w:rPr>
                      <w:sz w:val="20"/>
                      <w:szCs w:val="20"/>
                      <w:rtl/>
                    </w:rPr>
                    <w:t xml:space="preserve">(ب) تحتفظ الشركة في هذه الحالة بكامل المبالغ باعتبارها </w:t>
                  </w:r>
                  <w:r>
                    <w:rPr>
                      <w:rStyle w:val="s2"/>
                      <w:rFonts w:eastAsia="Playfair Display"/>
                      <w:b/>
                      <w:bCs/>
                      <w:sz w:val="20"/>
                      <w:szCs w:val="20"/>
                      <w:rtl/>
                    </w:rPr>
                    <w:t>مقابلًا للخدمات الإدارية والمهنية</w:t>
                  </w:r>
                  <w:r>
                    <w:rPr>
                      <w:sz w:val="20"/>
                      <w:szCs w:val="20"/>
                      <w:rtl/>
                    </w:rPr>
                    <w:t xml:space="preserve"> التي تم تنفيذها أو الشروع في تنفيذها.</w:t>
                  </w:r>
                </w:p>
                <w:p w14:paraId="6D7C637E" w14:textId="77777777" w:rsidR="00131C26" w:rsidRPr="00633922" w:rsidRDefault="00131C26" w:rsidP="00131C26">
                  <w:pPr>
                    <w:bidi/>
                    <w:rPr>
                      <w:sz w:val="20"/>
                      <w:szCs w:val="20"/>
                      <w:rtl/>
                    </w:rPr>
                  </w:pPr>
                </w:p>
              </w:tc>
            </w:tr>
            <w:tr w:rsidR="00131C26" w:rsidRPr="00633922" w14:paraId="536B35D4" w14:textId="77777777" w:rsidTr="007A06A4">
              <w:tc>
                <w:tcPr>
                  <w:tcW w:w="5344" w:type="dxa"/>
                </w:tcPr>
                <w:p w14:paraId="55A0E069" w14:textId="77777777" w:rsidR="00131C26" w:rsidRPr="00633922" w:rsidRDefault="00131C26" w:rsidP="00131C26">
                  <w:pPr>
                    <w:pStyle w:val="p3"/>
                    <w:bidi/>
                    <w:jc w:val="left"/>
                    <w:rPr>
                      <w:sz w:val="20"/>
                      <w:szCs w:val="20"/>
                    </w:rPr>
                  </w:pPr>
                  <w:r>
                    <w:rPr>
                      <w:sz w:val="20"/>
                      <w:szCs w:val="20"/>
                      <w:rtl/>
                    </w:rPr>
                    <w:t>(ج) لا يخل ذلك بحق الشركة في المطالبة بتعويض إضافي في حال تسبب الإنهاء في أضرار مالية أو معنوية لها.</w:t>
                  </w:r>
                </w:p>
              </w:tc>
              <w:tc>
                <w:tcPr>
                  <w:tcW w:w="5345" w:type="dxa"/>
                </w:tcPr>
                <w:p w14:paraId="17CDF636" w14:textId="77777777" w:rsidR="00131C26" w:rsidRPr="00633922" w:rsidRDefault="00131C26" w:rsidP="00131C26">
                  <w:pPr>
                    <w:pStyle w:val="p3"/>
                    <w:bidi/>
                    <w:jc w:val="left"/>
                    <w:rPr>
                      <w:sz w:val="20"/>
                      <w:szCs w:val="20"/>
                      <w:rtl/>
                    </w:rPr>
                  </w:pPr>
                </w:p>
              </w:tc>
            </w:tr>
          </w:tbl>
          <w:p w14:paraId="52FCF968" w14:textId="77777777" w:rsidR="00131C26" w:rsidRPr="00633922" w:rsidRDefault="00C4112A" w:rsidP="006543EF">
            <w:pPr>
              <w:pStyle w:val="Heading3"/>
              <w:bidi/>
              <w:jc w:val="center"/>
              <w:rPr>
                <w:b/>
                <w:bCs/>
                <w:color w:val="000000" w:themeColor="text1"/>
                <w:sz w:val="20"/>
                <w:szCs w:val="20"/>
                <w:u w:val="single"/>
              </w:rPr>
            </w:pPr>
            <w:r>
              <w:rPr>
                <w:b/>
                <w:bCs/>
                <w:color w:val="000000" w:themeColor="text1"/>
                <w:sz w:val="20"/>
                <w:szCs w:val="20"/>
                <w:u w:val="single"/>
              </w:rPr>
              <w:t>3-12</w:t>
            </w:r>
            <w:r>
              <w:rPr>
                <w:b/>
                <w:bCs/>
                <w:color w:val="000000" w:themeColor="text1"/>
                <w:sz w:val="20"/>
                <w:szCs w:val="20"/>
                <w:u w:val="single"/>
                <w:rtl/>
              </w:rPr>
              <w:t>الإنهاء من قبل الشركة</w:t>
            </w:r>
          </w:p>
          <w:p w14:paraId="4DF8DA21" w14:textId="77777777" w:rsidR="007A06A4" w:rsidRPr="00633922" w:rsidRDefault="00C4112A" w:rsidP="00131C26">
            <w:pPr>
              <w:pStyle w:val="Heading3"/>
              <w:bidi/>
              <w:rPr>
                <w:b/>
                <w:bCs/>
                <w:color w:val="000000" w:themeColor="text1"/>
                <w:sz w:val="20"/>
                <w:szCs w:val="20"/>
                <w:u w:val="single"/>
              </w:rPr>
            </w:pPr>
            <w:r>
              <w:rPr>
                <w:color w:val="000000" w:themeColor="text1"/>
                <w:sz w:val="20"/>
                <w:szCs w:val="20"/>
                <w:rtl/>
              </w:rPr>
              <w:t>يجوز للشركة إنهاء العقد فورًا ودون إخطار مسبق في الحالات التالية:</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44"/>
              <w:gridCol w:w="5345"/>
            </w:tblGrid>
            <w:tr w:rsidR="007A06A4" w:rsidRPr="00633922" w14:paraId="63F70E51" w14:textId="77777777" w:rsidTr="007A06A4">
              <w:tc>
                <w:tcPr>
                  <w:tcW w:w="5344" w:type="dxa"/>
                </w:tcPr>
                <w:p w14:paraId="5ED50B8A" w14:textId="77777777" w:rsidR="007A06A4" w:rsidRPr="00633922" w:rsidRDefault="007A06A4" w:rsidP="007A06A4">
                  <w:pPr>
                    <w:pStyle w:val="p1"/>
                    <w:numPr>
                      <w:ilvl w:val="0"/>
                      <w:numId w:val="24"/>
                    </w:numPr>
                    <w:bidi/>
                    <w:spacing w:before="100" w:beforeAutospacing="1" w:after="100" w:afterAutospacing="1"/>
                    <w:jc w:val="both"/>
                    <w:rPr>
                      <w:sz w:val="20"/>
                      <w:szCs w:val="20"/>
                      <w:rtl/>
                    </w:rPr>
                  </w:pPr>
                  <w:r>
                    <w:rPr>
                      <w:sz w:val="20"/>
                      <w:szCs w:val="20"/>
                      <w:rtl/>
                    </w:rPr>
                    <w:t>إذا قدم العميل بيانات غير صحيحة أو مستندات مزورة أو امتنع عن استكمال الأوراق المطلوبة.</w:t>
                  </w:r>
                </w:p>
              </w:tc>
              <w:tc>
                <w:tcPr>
                  <w:tcW w:w="5345" w:type="dxa"/>
                </w:tcPr>
                <w:p w14:paraId="2E288806" w14:textId="77777777" w:rsidR="007A06A4" w:rsidRPr="00633922" w:rsidRDefault="007A06A4" w:rsidP="007A06A4">
                  <w:pPr>
                    <w:pStyle w:val="p1"/>
                    <w:numPr>
                      <w:ilvl w:val="0"/>
                      <w:numId w:val="24"/>
                    </w:numPr>
                    <w:bidi/>
                    <w:spacing w:before="100" w:beforeAutospacing="1" w:after="100" w:afterAutospacing="1"/>
                    <w:jc w:val="both"/>
                    <w:rPr>
                      <w:sz w:val="20"/>
                      <w:szCs w:val="20"/>
                      <w:rtl/>
                    </w:rPr>
                  </w:pPr>
                  <w:r>
                    <w:rPr>
                      <w:sz w:val="20"/>
                      <w:szCs w:val="20"/>
                      <w:rtl/>
                    </w:rPr>
                    <w:t xml:space="preserve">إذا تأخر في سداد أي دفعة متفق عليها لمدة تتجاوز </w:t>
                  </w:r>
                  <w:r>
                    <w:rPr>
                      <w:rStyle w:val="s1"/>
                      <w:rFonts w:hint="cs"/>
                      <w:b/>
                      <w:bCs/>
                      <w:sz w:val="20"/>
                      <w:szCs w:val="20"/>
                      <w:rtl/>
                    </w:rPr>
                    <w:t>ثلاثون يوما (٣٠) يوما.</w:t>
                  </w:r>
                </w:p>
              </w:tc>
            </w:tr>
            <w:tr w:rsidR="007A06A4" w:rsidRPr="00633922" w14:paraId="2E247626" w14:textId="77777777" w:rsidTr="007A06A4">
              <w:tc>
                <w:tcPr>
                  <w:tcW w:w="5344" w:type="dxa"/>
                </w:tcPr>
                <w:p w14:paraId="17ED25DA" w14:textId="77777777" w:rsidR="007A06A4" w:rsidRPr="00633922" w:rsidRDefault="007A06A4" w:rsidP="007A06A4">
                  <w:pPr>
                    <w:pStyle w:val="p1"/>
                    <w:numPr>
                      <w:ilvl w:val="0"/>
                      <w:numId w:val="24"/>
                    </w:numPr>
                    <w:bidi/>
                    <w:spacing w:before="100" w:beforeAutospacing="1" w:after="100" w:afterAutospacing="1"/>
                    <w:jc w:val="both"/>
                    <w:rPr>
                      <w:sz w:val="20"/>
                      <w:szCs w:val="20"/>
                      <w:rtl/>
                    </w:rPr>
                  </w:pPr>
                  <w:r>
                    <w:rPr>
                      <w:sz w:val="20"/>
                      <w:szCs w:val="20"/>
                      <w:rtl/>
                    </w:rPr>
                    <w:t>إذا خالف أيًا من التزاماته المنصوص عليها في المواد (9)، (10)، أو (11) من هذا العقد.</w:t>
                  </w:r>
                </w:p>
              </w:tc>
              <w:tc>
                <w:tcPr>
                  <w:tcW w:w="5345" w:type="dxa"/>
                </w:tcPr>
                <w:p w14:paraId="7FD1C94C" w14:textId="77777777" w:rsidR="006543EF" w:rsidRPr="00633922" w:rsidRDefault="006543EF" w:rsidP="006543EF">
                  <w:pPr>
                    <w:rPr>
                      <w:sz w:val="20"/>
                      <w:szCs w:val="20"/>
                      <w:rtl/>
                    </w:rPr>
                  </w:pPr>
                </w:p>
              </w:tc>
            </w:tr>
          </w:tbl>
          <w:p w14:paraId="47D56E4A" w14:textId="77777777" w:rsidR="00C4112A" w:rsidRPr="00633922" w:rsidRDefault="00C4112A" w:rsidP="006543EF">
            <w:pPr>
              <w:pStyle w:val="Heading3"/>
              <w:bidi/>
              <w:jc w:val="center"/>
              <w:rPr>
                <w:b/>
                <w:bCs/>
                <w:color w:val="000000" w:themeColor="text1"/>
                <w:sz w:val="20"/>
                <w:szCs w:val="20"/>
                <w:u w:val="single"/>
              </w:rPr>
            </w:pPr>
            <w:r>
              <w:rPr>
                <w:b/>
                <w:bCs/>
                <w:color w:val="000000" w:themeColor="text1"/>
                <w:sz w:val="20"/>
                <w:szCs w:val="20"/>
                <w:u w:val="single"/>
              </w:rPr>
              <w:t xml:space="preserve">4-12 </w:t>
            </w:r>
            <w:r>
              <w:rPr>
                <w:b/>
                <w:bCs/>
                <w:color w:val="000000" w:themeColor="text1"/>
                <w:sz w:val="20"/>
                <w:szCs w:val="20"/>
                <w:u w:val="single"/>
                <w:rtl/>
              </w:rPr>
              <w:t>الرفض الأمني أو الأسباب المتعلقة بالعميل</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44"/>
              <w:gridCol w:w="5345"/>
            </w:tblGrid>
            <w:tr w:rsidR="00131C26" w:rsidRPr="00633922" w14:paraId="3D251A48" w14:textId="77777777" w:rsidTr="007A06A4">
              <w:tc>
                <w:tcPr>
                  <w:tcW w:w="5344" w:type="dxa"/>
                </w:tcPr>
                <w:p w14:paraId="61F4E898" w14:textId="77777777" w:rsidR="003C2465" w:rsidRPr="00733833" w:rsidRDefault="00131C26" w:rsidP="00733833">
                  <w:pPr>
                    <w:pStyle w:val="p3"/>
                    <w:numPr>
                      <w:ilvl w:val="0"/>
                      <w:numId w:val="38"/>
                    </w:numPr>
                    <w:bidi/>
                    <w:jc w:val="left"/>
                    <w:rPr>
                      <w:sz w:val="20"/>
                      <w:szCs w:val="20"/>
                    </w:rPr>
                  </w:pPr>
                  <w:r>
                    <w:rPr>
                      <w:rStyle w:val="s3"/>
                      <w:rFonts w:eastAsia="Playfair Display"/>
                      <w:sz w:val="20"/>
                      <w:szCs w:val="20"/>
                      <w:rtl/>
                    </w:rPr>
                    <w:t xml:space="preserve">في حالة </w:t>
                  </w:r>
                  <w:r>
                    <w:rPr>
                      <w:b/>
                      <w:bCs/>
                      <w:sz w:val="20"/>
                      <w:szCs w:val="20"/>
                      <w:rtl/>
                    </w:rPr>
                    <w:t>رفض طلب الإقامة الإسبانية لأسباب أمنية أو سياسية أو قانونية تتعلق بالعميل نفسه</w:t>
                  </w:r>
                  <w:r>
                    <w:rPr>
                      <w:rStyle w:val="s3"/>
                      <w:rFonts w:eastAsia="Playfair Display"/>
                      <w:sz w:val="20"/>
                      <w:szCs w:val="20"/>
                      <w:rtl/>
                    </w:rPr>
                    <w:t xml:space="preserve"> —</w:t>
                  </w:r>
                  <w:r>
                    <w:rPr>
                      <w:sz w:val="20"/>
                      <w:szCs w:val="20"/>
                      <w:rtl/>
                    </w:rPr>
                    <w:t xml:space="preserve"> بما في ذلك وجود موانع أمنية أو سوابق أو قرارات حظر من حكومة الدولة أو السلطات الإسبانية — فإن الشركة </w:t>
                  </w:r>
                  <w:r>
                    <w:rPr>
                      <w:rStyle w:val="s2"/>
                      <w:rFonts w:eastAsia="Playfair Display"/>
                      <w:b/>
                      <w:bCs/>
                      <w:sz w:val="20"/>
                      <w:szCs w:val="20"/>
                      <w:rtl/>
                    </w:rPr>
                    <w:t>لا تتحمل أي مسؤولية</w:t>
                  </w:r>
                  <w:r>
                    <w:rPr>
                      <w:sz w:val="20"/>
                      <w:szCs w:val="20"/>
                      <w:rtl/>
                    </w:rPr>
                    <w:t xml:space="preserve"> ولا يحق للعميل استرجاع أي مبالغ مدفوعة.</w:t>
                  </w:r>
                </w:p>
              </w:tc>
              <w:tc>
                <w:tcPr>
                  <w:tcW w:w="5345" w:type="dxa"/>
                </w:tcPr>
                <w:p w14:paraId="0B8BF5A6" w14:textId="77777777" w:rsidR="00131C26" w:rsidRPr="00633922" w:rsidRDefault="00131C26" w:rsidP="00131C26">
                  <w:pPr>
                    <w:pStyle w:val="p3"/>
                    <w:bidi/>
                    <w:jc w:val="left"/>
                    <w:rPr>
                      <w:sz w:val="20"/>
                      <w:szCs w:val="20"/>
                      <w:rtl/>
                    </w:rPr>
                  </w:pPr>
                  <w:r>
                    <w:rPr>
                      <w:sz w:val="20"/>
                      <w:szCs w:val="20"/>
                      <w:rtl/>
                    </w:rPr>
                    <w:t>(ب) ويُعتبر هذا الرفض نتيجة مباشرة لعوامل خارجة عن إرادة الشركة ولا تُعد خطأً مهنيًا منها.</w:t>
                  </w:r>
                </w:p>
                <w:p w14:paraId="135BA066" w14:textId="77777777" w:rsidR="00131C26" w:rsidRPr="00633922" w:rsidRDefault="00131C26" w:rsidP="00131C26">
                  <w:pPr>
                    <w:bidi/>
                    <w:rPr>
                      <w:sz w:val="20"/>
                      <w:szCs w:val="20"/>
                      <w:rtl/>
                    </w:rPr>
                  </w:pPr>
                </w:p>
              </w:tc>
            </w:tr>
          </w:tbl>
          <w:p w14:paraId="536E22F5" w14:textId="77777777" w:rsidR="00C4112A" w:rsidRPr="00633922" w:rsidRDefault="00C4112A" w:rsidP="006543EF">
            <w:pPr>
              <w:pStyle w:val="Heading3"/>
              <w:bidi/>
              <w:jc w:val="center"/>
              <w:rPr>
                <w:b/>
                <w:bCs/>
                <w:color w:val="000000" w:themeColor="text1"/>
                <w:sz w:val="20"/>
                <w:szCs w:val="20"/>
                <w:u w:val="single"/>
              </w:rPr>
            </w:pPr>
            <w:r>
              <w:rPr>
                <w:b/>
                <w:bCs/>
                <w:color w:val="000000" w:themeColor="text1"/>
                <w:sz w:val="20"/>
                <w:szCs w:val="20"/>
                <w:u w:val="single"/>
              </w:rPr>
              <w:t>5-12</w:t>
            </w:r>
            <w:r>
              <w:rPr>
                <w:b/>
                <w:bCs/>
                <w:color w:val="000000" w:themeColor="text1"/>
                <w:sz w:val="20"/>
                <w:szCs w:val="20"/>
                <w:u w:val="single"/>
                <w:rtl/>
              </w:rPr>
              <w:t>حق العميل في حال الخطأ المهني من الشركة</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44"/>
              <w:gridCol w:w="5345"/>
            </w:tblGrid>
            <w:tr w:rsidR="00131C26" w:rsidRPr="00633922" w14:paraId="0629AD9B" w14:textId="77777777" w:rsidTr="007A06A4">
              <w:tc>
                <w:tcPr>
                  <w:tcW w:w="5344" w:type="dxa"/>
                </w:tcPr>
                <w:p w14:paraId="433FF2EF" w14:textId="77777777" w:rsidR="00131C26" w:rsidRPr="00633922" w:rsidRDefault="00131C26" w:rsidP="00131C26">
                  <w:pPr>
                    <w:pStyle w:val="p3"/>
                    <w:bidi/>
                    <w:jc w:val="left"/>
                    <w:rPr>
                      <w:sz w:val="20"/>
                      <w:szCs w:val="20"/>
                    </w:rPr>
                  </w:pPr>
                  <w:r>
                    <w:rPr>
                      <w:sz w:val="20"/>
                      <w:szCs w:val="20"/>
                      <w:rtl/>
                    </w:rPr>
                    <w:t xml:space="preserve">(أ) في حال عدم حصول العميل على الإقامة الإسبانية بسبب </w:t>
                  </w:r>
                  <w:r>
                    <w:rPr>
                      <w:rStyle w:val="s2"/>
                      <w:rFonts w:eastAsia="Playfair Display"/>
                      <w:b/>
                      <w:bCs/>
                      <w:sz w:val="20"/>
                      <w:szCs w:val="20"/>
                      <w:rtl/>
                    </w:rPr>
                    <w:t>خطأ مهني واضح ومثبت من الشركة</w:t>
                  </w:r>
                  <w:r>
                    <w:rPr>
                      <w:sz w:val="20"/>
                      <w:szCs w:val="20"/>
                      <w:rtl/>
                    </w:rPr>
                    <w:t>، مثل:</w:t>
                  </w:r>
                </w:p>
                <w:p w14:paraId="0757A42D" w14:textId="77777777" w:rsidR="00131C26" w:rsidRPr="00633922" w:rsidRDefault="00131C26" w:rsidP="00131C26">
                  <w:pPr>
                    <w:pStyle w:val="p1"/>
                    <w:numPr>
                      <w:ilvl w:val="0"/>
                      <w:numId w:val="25"/>
                    </w:numPr>
                    <w:bidi/>
                    <w:spacing w:before="100" w:beforeAutospacing="1" w:after="100" w:afterAutospacing="1"/>
                    <w:jc w:val="both"/>
                    <w:rPr>
                      <w:sz w:val="20"/>
                      <w:szCs w:val="20"/>
                      <w:rtl/>
                    </w:rPr>
                  </w:pPr>
                  <w:r>
                    <w:rPr>
                      <w:sz w:val="20"/>
                      <w:szCs w:val="20"/>
                      <w:rtl/>
                    </w:rPr>
                    <w:t>إعداد الملف بطريقة غير مطابقة لمتطلبات السلطات الإسبانية.</w:t>
                  </w:r>
                </w:p>
                <w:p w14:paraId="484214A9" w14:textId="77777777" w:rsidR="00131C26" w:rsidRPr="00633922" w:rsidRDefault="00131C26" w:rsidP="00131C26">
                  <w:pPr>
                    <w:pStyle w:val="p1"/>
                    <w:numPr>
                      <w:ilvl w:val="0"/>
                      <w:numId w:val="25"/>
                    </w:numPr>
                    <w:bidi/>
                    <w:spacing w:before="100" w:beforeAutospacing="1" w:after="100" w:afterAutospacing="1"/>
                    <w:jc w:val="both"/>
                    <w:rPr>
                      <w:sz w:val="20"/>
                      <w:szCs w:val="20"/>
                      <w:rtl/>
                    </w:rPr>
                  </w:pPr>
                  <w:r>
                    <w:rPr>
                      <w:sz w:val="20"/>
                      <w:szCs w:val="20"/>
                      <w:rtl/>
                    </w:rPr>
                    <w:t>تقديم الطلب بأسلوب إداري أو قانوني مخالف للإجراءات الحكومية المعمول بها.</w:t>
                  </w:r>
                </w:p>
                <w:p w14:paraId="2A1F67B8" w14:textId="77777777" w:rsidR="00131C26" w:rsidRPr="00633922" w:rsidRDefault="00131C26" w:rsidP="00131C26">
                  <w:pPr>
                    <w:pStyle w:val="p1"/>
                    <w:numPr>
                      <w:ilvl w:val="0"/>
                      <w:numId w:val="25"/>
                    </w:numPr>
                    <w:bidi/>
                    <w:spacing w:before="100" w:beforeAutospacing="1" w:after="100" w:afterAutospacing="1"/>
                    <w:jc w:val="both"/>
                    <w:rPr>
                      <w:sz w:val="20"/>
                      <w:szCs w:val="20"/>
                      <w:rtl/>
                    </w:rPr>
                  </w:pPr>
                  <w:r>
                    <w:rPr>
                      <w:sz w:val="20"/>
                      <w:szCs w:val="20"/>
                      <w:rtl/>
                    </w:rPr>
                    <w:t>عدم التحقق المسبق من مطابقة شروط الإقامة لمقدم الطلب قبل التقديم.</w:t>
                  </w:r>
                </w:p>
                <w:p w14:paraId="11DACCE5" w14:textId="77777777" w:rsidR="00131C26" w:rsidRPr="00633922" w:rsidRDefault="00131C26" w:rsidP="00131C26">
                  <w:pPr>
                    <w:pStyle w:val="p1"/>
                    <w:bidi/>
                    <w:ind w:left="720"/>
                    <w:jc w:val="both"/>
                    <w:rPr>
                      <w:sz w:val="20"/>
                      <w:szCs w:val="20"/>
                      <w:rtl/>
                    </w:rPr>
                  </w:pPr>
                  <w:r>
                    <w:rPr>
                      <w:sz w:val="20"/>
                      <w:szCs w:val="20"/>
                      <w:rtl/>
                    </w:rPr>
                    <w:t xml:space="preserve">عندئذٍ يحق للعميل، بعد إثبات الخطأ بشكل رسمي، </w:t>
                  </w:r>
                  <w:r>
                    <w:rPr>
                      <w:rStyle w:val="s1"/>
                      <w:b/>
                      <w:bCs/>
                      <w:sz w:val="20"/>
                      <w:szCs w:val="20"/>
                      <w:rtl/>
                    </w:rPr>
                    <w:t>الاختيار بين أحد الحلول التالية:</w:t>
                  </w:r>
                </w:p>
                <w:p w14:paraId="11F338DF" w14:textId="77777777" w:rsidR="00131C26" w:rsidRPr="00633922" w:rsidRDefault="00131C26" w:rsidP="00131C26">
                  <w:pPr>
                    <w:pStyle w:val="p1"/>
                    <w:bidi/>
                    <w:spacing w:before="100" w:beforeAutospacing="1" w:after="100" w:afterAutospacing="1"/>
                    <w:ind w:left="720"/>
                    <w:jc w:val="both"/>
                    <w:rPr>
                      <w:rStyle w:val="s1"/>
                      <w:sz w:val="20"/>
                      <w:szCs w:val="20"/>
                    </w:rPr>
                  </w:pPr>
                  <w:r>
                    <w:rPr>
                      <w:rFonts w:hint="cs"/>
                      <w:b/>
                      <w:bCs/>
                      <w:sz w:val="20"/>
                      <w:szCs w:val="20"/>
                      <w:rtl/>
                    </w:rPr>
                    <w:t xml:space="preserve">ا- </w:t>
                  </w:r>
                  <w:r>
                    <w:rPr>
                      <w:b/>
                      <w:bCs/>
                      <w:sz w:val="20"/>
                      <w:szCs w:val="20"/>
                      <w:rtl/>
                    </w:rPr>
                    <w:t>إعادة استخدام كامل المبلغ المدفوع</w:t>
                  </w:r>
                  <w:r>
                    <w:rPr>
                      <w:rStyle w:val="s1"/>
                      <w:sz w:val="20"/>
                      <w:szCs w:val="20"/>
                      <w:rtl/>
                    </w:rPr>
                    <w:t xml:space="preserve"> للتقديم مرة أخرى سواء لنفس البرنامج أو </w:t>
                  </w:r>
                  <w:r>
                    <w:rPr>
                      <w:b/>
                      <w:bCs/>
                      <w:sz w:val="20"/>
                      <w:szCs w:val="20"/>
                      <w:rtl/>
                    </w:rPr>
                    <w:t>لأي برنامج آخر تقدمه الشركة</w:t>
                  </w:r>
                  <w:r>
                    <w:rPr>
                      <w:rStyle w:val="s1"/>
                      <w:sz w:val="20"/>
                      <w:szCs w:val="20"/>
                      <w:rtl/>
                    </w:rPr>
                    <w:t>.</w:t>
                  </w:r>
                </w:p>
                <w:p w14:paraId="3AD98805" w14:textId="77777777" w:rsidR="00131C26" w:rsidRPr="00633922" w:rsidRDefault="00131C26" w:rsidP="00131C26">
                  <w:pPr>
                    <w:pStyle w:val="p1"/>
                    <w:numPr>
                      <w:ilvl w:val="1"/>
                      <w:numId w:val="25"/>
                    </w:numPr>
                    <w:bidi/>
                    <w:spacing w:before="100" w:beforeAutospacing="1" w:after="100" w:afterAutospacing="1"/>
                    <w:ind w:left="913" w:hanging="284"/>
                    <w:jc w:val="both"/>
                    <w:rPr>
                      <w:sz w:val="20"/>
                      <w:szCs w:val="20"/>
                      <w:rtl/>
                    </w:rPr>
                  </w:pPr>
                  <w:r>
                    <w:rPr>
                      <w:rStyle w:val="s1"/>
                      <w:b/>
                      <w:bCs/>
                      <w:sz w:val="20"/>
                      <w:szCs w:val="20"/>
                      <w:rtl/>
                    </w:rPr>
                    <w:t xml:space="preserve">استرداد كامل </w:t>
                  </w:r>
                  <w:proofErr w:type="gramStart"/>
                  <w:r>
                    <w:rPr>
                      <w:rStyle w:val="s1"/>
                      <w:b/>
                      <w:bCs/>
                      <w:sz w:val="20"/>
                      <w:szCs w:val="20"/>
                      <w:rtl/>
                    </w:rPr>
                    <w:t>المبلغ</w:t>
                  </w:r>
                  <w:r>
                    <w:rPr>
                      <w:sz w:val="20"/>
                      <w:szCs w:val="20"/>
                      <w:rtl/>
                    </w:rPr>
                    <w:t xml:space="preserve"> </w:t>
                  </w:r>
                  <w:r>
                    <w:rPr>
                      <w:rFonts w:hint="cs"/>
                      <w:sz w:val="20"/>
                      <w:szCs w:val="20"/>
                      <w:rtl/>
                    </w:rPr>
                    <w:t xml:space="preserve"> المدفوع</w:t>
                  </w:r>
                  <w:proofErr w:type="gramEnd"/>
                  <w:r>
                    <w:rPr>
                      <w:rFonts w:hint="cs"/>
                      <w:sz w:val="20"/>
                      <w:szCs w:val="20"/>
                      <w:rtl/>
                    </w:rPr>
                    <w:t xml:space="preserve"> حتي وقته </w:t>
                  </w:r>
                  <w:r>
                    <w:rPr>
                      <w:sz w:val="20"/>
                      <w:szCs w:val="20"/>
                      <w:rtl/>
                    </w:rPr>
                    <w:t xml:space="preserve">خلال مدة لا تتجاوز </w:t>
                  </w:r>
                  <w:r>
                    <w:rPr>
                      <w:rStyle w:val="s1"/>
                      <w:b/>
                      <w:bCs/>
                      <w:sz w:val="20"/>
                      <w:szCs w:val="20"/>
                      <w:rtl/>
                    </w:rPr>
                    <w:t>ثلاثين (30) يومًا</w:t>
                  </w:r>
                  <w:r>
                    <w:rPr>
                      <w:sz w:val="20"/>
                      <w:szCs w:val="20"/>
                      <w:rtl/>
                    </w:rPr>
                    <w:t xml:space="preserve"> من تاريخ إثبات الخطأ.</w:t>
                  </w:r>
                </w:p>
              </w:tc>
              <w:tc>
                <w:tcPr>
                  <w:tcW w:w="5345" w:type="dxa"/>
                </w:tcPr>
                <w:p w14:paraId="46440CD2" w14:textId="77777777" w:rsidR="00131C26" w:rsidRPr="00633922" w:rsidRDefault="00131C26" w:rsidP="00A85A2B">
                  <w:pPr>
                    <w:pStyle w:val="p1"/>
                    <w:numPr>
                      <w:ilvl w:val="0"/>
                      <w:numId w:val="28"/>
                    </w:numPr>
                    <w:bidi/>
                    <w:jc w:val="both"/>
                    <w:rPr>
                      <w:sz w:val="20"/>
                      <w:szCs w:val="20"/>
                      <w:rtl/>
                    </w:rPr>
                  </w:pPr>
                  <w:r>
                    <w:rPr>
                      <w:sz w:val="20"/>
                      <w:szCs w:val="20"/>
                      <w:rtl/>
                    </w:rPr>
                    <w:t xml:space="preserve">لا يُعتد بأي ادعاء بخطأ الشركة إلا إذا كان مثبتًا </w:t>
                  </w:r>
                  <w:r>
                    <w:rPr>
                      <w:rStyle w:val="s1"/>
                      <w:b/>
                      <w:bCs/>
                      <w:sz w:val="20"/>
                      <w:szCs w:val="20"/>
                      <w:rtl/>
                    </w:rPr>
                    <w:t>بمستند رسمي صادر عن الجهات الإسبانية</w:t>
                  </w:r>
                  <w:r>
                    <w:rPr>
                      <w:sz w:val="20"/>
                      <w:szCs w:val="20"/>
                      <w:rtl/>
                    </w:rPr>
                    <w:t xml:space="preserve"> أو من جهة مختصة توضح أن سبب الرفض هو </w:t>
                  </w:r>
                  <w:r>
                    <w:rPr>
                      <w:rStyle w:val="s1"/>
                      <w:b/>
                      <w:bCs/>
                      <w:sz w:val="20"/>
                      <w:szCs w:val="20"/>
                      <w:rtl/>
                    </w:rPr>
                    <w:t>إخلال أو تقصير في إعداد الملف أو إجراءات الشركة</w:t>
                  </w:r>
                  <w:r>
                    <w:rPr>
                      <w:sz w:val="20"/>
                      <w:szCs w:val="20"/>
                      <w:rtl/>
                    </w:rPr>
                    <w:t>.</w:t>
                  </w:r>
                </w:p>
                <w:p w14:paraId="3BACA86F" w14:textId="77777777" w:rsidR="00131C26" w:rsidRPr="00633922" w:rsidRDefault="00131C26" w:rsidP="00131C26">
                  <w:pPr>
                    <w:pStyle w:val="p1"/>
                    <w:bidi/>
                    <w:ind w:left="720"/>
                    <w:jc w:val="both"/>
                    <w:rPr>
                      <w:sz w:val="20"/>
                      <w:szCs w:val="20"/>
                      <w:rtl/>
                    </w:rPr>
                  </w:pPr>
                </w:p>
                <w:p w14:paraId="69C6837D" w14:textId="77777777" w:rsidR="00131C26" w:rsidRPr="00633922" w:rsidRDefault="00131C26" w:rsidP="00A85A2B">
                  <w:pPr>
                    <w:pStyle w:val="p1"/>
                    <w:numPr>
                      <w:ilvl w:val="0"/>
                      <w:numId w:val="28"/>
                    </w:numPr>
                    <w:bidi/>
                    <w:jc w:val="both"/>
                    <w:rPr>
                      <w:sz w:val="20"/>
                      <w:szCs w:val="20"/>
                      <w:rtl/>
                    </w:rPr>
                  </w:pPr>
                  <w:r>
                    <w:rPr>
                      <w:sz w:val="20"/>
                      <w:szCs w:val="20"/>
                      <w:rtl/>
                    </w:rPr>
                    <w:t>لا يسري هذا البند إذا كان سبب الرفض ناتجًا عن العميل نفسه</w:t>
                  </w:r>
                  <w:r>
                    <w:rPr>
                      <w:rFonts w:hint="cs"/>
                      <w:sz w:val="20"/>
                      <w:szCs w:val="20"/>
                      <w:rtl/>
                    </w:rPr>
                    <w:t xml:space="preserve"> او الاخلال بأحدي مسؤوليات</w:t>
                  </w:r>
                  <w:r>
                    <w:rPr>
                      <w:rFonts w:hint="eastAsia"/>
                      <w:sz w:val="20"/>
                      <w:szCs w:val="20"/>
                      <w:rtl/>
                    </w:rPr>
                    <w:t>ه</w:t>
                  </w:r>
                  <w:r>
                    <w:rPr>
                      <w:sz w:val="20"/>
                      <w:szCs w:val="20"/>
                      <w:rtl/>
                    </w:rPr>
                    <w:t>.</w:t>
                  </w:r>
                </w:p>
                <w:p w14:paraId="7FAF3217" w14:textId="77777777" w:rsidR="00131C26" w:rsidRPr="00633922" w:rsidRDefault="00131C26" w:rsidP="00131C26">
                  <w:pPr>
                    <w:pStyle w:val="ListParagraph"/>
                    <w:rPr>
                      <w:sz w:val="20"/>
                      <w:szCs w:val="20"/>
                      <w:rtl/>
                    </w:rPr>
                  </w:pPr>
                </w:p>
                <w:p w14:paraId="7F219AD5" w14:textId="77777777" w:rsidR="00131C26" w:rsidRPr="00633922" w:rsidRDefault="00131C26" w:rsidP="00131C26">
                  <w:pPr>
                    <w:pStyle w:val="p1"/>
                    <w:bidi/>
                    <w:ind w:left="720"/>
                    <w:jc w:val="both"/>
                    <w:rPr>
                      <w:sz w:val="20"/>
                      <w:szCs w:val="20"/>
                      <w:rtl/>
                    </w:rPr>
                  </w:pPr>
                </w:p>
                <w:p w14:paraId="473DCE98" w14:textId="77777777" w:rsidR="00131C26" w:rsidRPr="00633922" w:rsidRDefault="00131C26" w:rsidP="00131C26">
                  <w:pPr>
                    <w:pStyle w:val="p1"/>
                    <w:bidi/>
                    <w:ind w:left="391"/>
                    <w:jc w:val="both"/>
                    <w:rPr>
                      <w:sz w:val="20"/>
                      <w:szCs w:val="20"/>
                      <w:rtl/>
                    </w:rPr>
                  </w:pPr>
                  <w:r>
                    <w:rPr>
                      <w:sz w:val="20"/>
                      <w:szCs w:val="20"/>
                      <w:rtl/>
                    </w:rPr>
                    <w:t>(د) يُعتبر تطبيق أحد الحلول المذكورة أعلاه تسوية نهائية وشاملة لأي التزام أو نزاع بين الطرفين.</w:t>
                  </w:r>
                </w:p>
                <w:p w14:paraId="292B88BE" w14:textId="77777777" w:rsidR="00131C26" w:rsidRPr="00633922" w:rsidRDefault="00131C26" w:rsidP="00131C26">
                  <w:pPr>
                    <w:bidi/>
                    <w:rPr>
                      <w:sz w:val="20"/>
                      <w:szCs w:val="20"/>
                      <w:rtl/>
                    </w:rPr>
                  </w:pPr>
                </w:p>
              </w:tc>
            </w:tr>
          </w:tbl>
          <w:p w14:paraId="07F5B8DA" w14:textId="77777777" w:rsidR="00C4112A" w:rsidRPr="00633922" w:rsidRDefault="00C4112A" w:rsidP="006543EF">
            <w:pPr>
              <w:pStyle w:val="Heading3"/>
              <w:bidi/>
              <w:jc w:val="center"/>
              <w:rPr>
                <w:b/>
                <w:bCs/>
                <w:color w:val="000000" w:themeColor="text1"/>
                <w:sz w:val="20"/>
                <w:szCs w:val="20"/>
                <w:u w:val="single"/>
                <w:rtl/>
              </w:rPr>
            </w:pPr>
            <w:r>
              <w:rPr>
                <w:b/>
                <w:bCs/>
                <w:color w:val="000000" w:themeColor="text1"/>
                <w:sz w:val="20"/>
                <w:szCs w:val="20"/>
                <w:u w:val="single"/>
              </w:rPr>
              <w:lastRenderedPageBreak/>
              <w:t xml:space="preserve">6-12 </w:t>
            </w:r>
            <w:r>
              <w:rPr>
                <w:b/>
                <w:bCs/>
                <w:color w:val="000000" w:themeColor="text1"/>
                <w:sz w:val="20"/>
                <w:szCs w:val="20"/>
                <w:u w:val="single"/>
                <w:rtl/>
              </w:rPr>
              <w:t>القوة القاهرة</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44"/>
              <w:gridCol w:w="5345"/>
            </w:tblGrid>
            <w:tr w:rsidR="00131C26" w:rsidRPr="00633922" w14:paraId="47BCDD08" w14:textId="77777777" w:rsidTr="007A06A4">
              <w:tc>
                <w:tcPr>
                  <w:tcW w:w="5344" w:type="dxa"/>
                </w:tcPr>
                <w:p w14:paraId="78C136BE" w14:textId="77777777" w:rsidR="00131C26" w:rsidRPr="00633922" w:rsidRDefault="00131C26" w:rsidP="00131C26">
                  <w:pPr>
                    <w:pStyle w:val="p3"/>
                    <w:bidi/>
                    <w:jc w:val="left"/>
                    <w:rPr>
                      <w:sz w:val="20"/>
                      <w:szCs w:val="20"/>
                    </w:rPr>
                  </w:pPr>
                  <w:r>
                    <w:rPr>
                      <w:sz w:val="20"/>
                      <w:szCs w:val="20"/>
                      <w:rtl/>
                    </w:rPr>
                    <w:t>(أ) لا تُعتبر الشركة أو العميل مخلّين بالتزاماتهما إذا حال دون التنفيذ سبب قهري خارج عن الإرادة مثل الكوارث الطبيعية، أو القرارات الحكومية، أو الإغلاقات القنصلية، أو الحروب، أو الجوائح الصحية.</w:t>
                  </w:r>
                </w:p>
              </w:tc>
              <w:tc>
                <w:tcPr>
                  <w:tcW w:w="5345" w:type="dxa"/>
                </w:tcPr>
                <w:p w14:paraId="275E1607" w14:textId="77777777" w:rsidR="00131C26" w:rsidRPr="00633922" w:rsidRDefault="00131C26" w:rsidP="00131C26">
                  <w:pPr>
                    <w:pStyle w:val="p3"/>
                    <w:bidi/>
                    <w:jc w:val="left"/>
                    <w:rPr>
                      <w:sz w:val="20"/>
                      <w:szCs w:val="20"/>
                      <w:rtl/>
                    </w:rPr>
                  </w:pPr>
                  <w:r>
                    <w:rPr>
                      <w:sz w:val="20"/>
                      <w:szCs w:val="20"/>
                      <w:rtl/>
                    </w:rPr>
                    <w:t>(ب) يتم تعليق العقد مؤقتًا حتى زوال السبب دون التزام بالتعويض.</w:t>
                  </w:r>
                </w:p>
                <w:p w14:paraId="5F7FDFE2" w14:textId="77777777" w:rsidR="00131C26" w:rsidRPr="00633922" w:rsidRDefault="00131C26" w:rsidP="00131C26">
                  <w:pPr>
                    <w:bidi/>
                    <w:rPr>
                      <w:sz w:val="20"/>
                      <w:szCs w:val="20"/>
                      <w:rtl/>
                    </w:rPr>
                  </w:pPr>
                </w:p>
              </w:tc>
            </w:tr>
          </w:tbl>
          <w:p w14:paraId="33786661" w14:textId="77777777" w:rsidR="00C4112A" w:rsidRPr="00633922" w:rsidRDefault="00C4112A" w:rsidP="00C4112A">
            <w:pPr>
              <w:rPr>
                <w:sz w:val="20"/>
                <w:szCs w:val="20"/>
                <w:lang w:bidi="ar-EG"/>
              </w:rPr>
            </w:pPr>
          </w:p>
          <w:p w14:paraId="2CFC755A" w14:textId="77777777" w:rsidR="00C4112A" w:rsidRPr="00633922" w:rsidRDefault="007570E6" w:rsidP="00C4112A">
            <w:pPr>
              <w:bidi/>
              <w:spacing w:line="360" w:lineRule="auto"/>
              <w:jc w:val="center"/>
              <w:rPr>
                <w:rFonts w:cstheme="minorHAnsi"/>
                <w:b/>
                <w:bCs/>
                <w:sz w:val="20"/>
                <w:szCs w:val="20"/>
                <w:u w:val="single"/>
              </w:rPr>
            </w:pPr>
            <w:r>
              <w:rPr>
                <w:rFonts w:cstheme="minorHAnsi"/>
                <w:b/>
                <w:bCs/>
                <w:sz w:val="20"/>
                <w:szCs w:val="20"/>
                <w:u w:val="single"/>
                <w:rtl/>
              </w:rPr>
              <w:t>المادة (13) – القانون الواجب التطبيق وتسوية النزاعات</w:t>
            </w:r>
          </w:p>
          <w:p w14:paraId="6C2EB690" w14:textId="77777777" w:rsidR="00C4112A" w:rsidRPr="00633922" w:rsidRDefault="00C4112A" w:rsidP="006543EF">
            <w:pPr>
              <w:pStyle w:val="Heading3"/>
              <w:bidi/>
              <w:jc w:val="center"/>
              <w:rPr>
                <w:b/>
                <w:bCs/>
                <w:color w:val="000000" w:themeColor="text1"/>
                <w:sz w:val="20"/>
                <w:szCs w:val="20"/>
                <w:u w:val="single"/>
                <w:rtl/>
              </w:rPr>
            </w:pPr>
            <w:r>
              <w:rPr>
                <w:b/>
                <w:bCs/>
                <w:color w:val="000000" w:themeColor="text1"/>
                <w:sz w:val="20"/>
                <w:szCs w:val="20"/>
                <w:u w:val="single"/>
              </w:rPr>
              <w:t xml:space="preserve">1-13 </w:t>
            </w:r>
            <w:r>
              <w:rPr>
                <w:b/>
                <w:bCs/>
                <w:color w:val="000000" w:themeColor="text1"/>
                <w:sz w:val="20"/>
                <w:szCs w:val="20"/>
                <w:u w:val="single"/>
                <w:rtl/>
              </w:rPr>
              <w:t>القانون الواجب التطبيق</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44"/>
              <w:gridCol w:w="5345"/>
            </w:tblGrid>
            <w:tr w:rsidR="00131C26" w:rsidRPr="00633922" w14:paraId="723BA00E" w14:textId="77777777" w:rsidTr="007A06A4">
              <w:tc>
                <w:tcPr>
                  <w:tcW w:w="5344" w:type="dxa"/>
                </w:tcPr>
                <w:p w14:paraId="571EAD58" w14:textId="77777777" w:rsidR="00131C26" w:rsidRPr="00633922" w:rsidRDefault="00131C26" w:rsidP="007A06A4">
                  <w:pPr>
                    <w:pStyle w:val="p3"/>
                    <w:bidi/>
                    <w:jc w:val="left"/>
                    <w:rPr>
                      <w:color w:val="000000" w:themeColor="text1"/>
                      <w:sz w:val="20"/>
                      <w:szCs w:val="20"/>
                      <w:rtl/>
                    </w:rPr>
                  </w:pPr>
                  <w:r>
                    <w:rPr>
                      <w:color w:val="000000" w:themeColor="text1"/>
                      <w:sz w:val="20"/>
                      <w:szCs w:val="20"/>
                      <w:rtl/>
                    </w:rPr>
                    <w:t xml:space="preserve">(أ) يخضع هذا العقد في جميع بنوده وتفسيره وتنفيذه لأحكام </w:t>
                  </w:r>
                  <w:r>
                    <w:rPr>
                      <w:rStyle w:val="s2"/>
                      <w:rFonts w:eastAsia="Playfair Display"/>
                      <w:b/>
                      <w:bCs/>
                      <w:color w:val="000000" w:themeColor="text1"/>
                      <w:sz w:val="20"/>
                      <w:szCs w:val="20"/>
                      <w:rtl/>
                    </w:rPr>
                    <w:t>القانون المصري</w:t>
                  </w:r>
                  <w:r>
                    <w:rPr>
                      <w:color w:val="000000" w:themeColor="text1"/>
                      <w:sz w:val="20"/>
                      <w:szCs w:val="20"/>
                      <w:rtl/>
                    </w:rPr>
                    <w:t xml:space="preserve"> الساري وقت التعاقد، وذلك دون الإخلال بالقواعد الدولية المنظمة للعلاقات المدنية والتجارية العابرة للحدود.</w:t>
                  </w:r>
                </w:p>
              </w:tc>
              <w:tc>
                <w:tcPr>
                  <w:tcW w:w="5345" w:type="dxa"/>
                </w:tcPr>
                <w:p w14:paraId="4EECEC8C" w14:textId="77777777" w:rsidR="00131C26" w:rsidRPr="00633922" w:rsidRDefault="00131C26" w:rsidP="007A06A4">
                  <w:pPr>
                    <w:pStyle w:val="p3"/>
                    <w:bidi/>
                    <w:jc w:val="left"/>
                    <w:rPr>
                      <w:color w:val="000000" w:themeColor="text1"/>
                      <w:sz w:val="20"/>
                      <w:szCs w:val="20"/>
                      <w:rtl/>
                    </w:rPr>
                  </w:pPr>
                  <w:r>
                    <w:rPr>
                      <w:color w:val="000000" w:themeColor="text1"/>
                      <w:sz w:val="20"/>
                      <w:szCs w:val="20"/>
                      <w:rtl/>
                    </w:rPr>
                    <w:t>(ب) يُفسَّر العقد وتُحدد الالتزامات الناشئة عنه وفقًا للمبادئ القانونية الواردة بالقانون المدني المصري رقم (131 لسنة 1948) ولائحته التنفيذية، وما يصدر من تعديلات لاحقة عليه.</w:t>
                  </w:r>
                </w:p>
              </w:tc>
            </w:tr>
            <w:tr w:rsidR="00131C26" w:rsidRPr="00633922" w14:paraId="660B009B" w14:textId="77777777" w:rsidTr="007A06A4">
              <w:tc>
                <w:tcPr>
                  <w:tcW w:w="5344" w:type="dxa"/>
                </w:tcPr>
                <w:p w14:paraId="74783A2F" w14:textId="77777777" w:rsidR="00131C26" w:rsidRPr="00633922" w:rsidRDefault="00131C26" w:rsidP="00131C26">
                  <w:pPr>
                    <w:pStyle w:val="p3"/>
                    <w:bidi/>
                    <w:jc w:val="left"/>
                    <w:rPr>
                      <w:color w:val="000000" w:themeColor="text1"/>
                      <w:sz w:val="20"/>
                      <w:szCs w:val="20"/>
                      <w:rtl/>
                    </w:rPr>
                  </w:pPr>
                  <w:r>
                    <w:rPr>
                      <w:color w:val="000000" w:themeColor="text1"/>
                      <w:sz w:val="20"/>
                      <w:szCs w:val="20"/>
                      <w:rtl/>
                    </w:rPr>
                    <w:t>(ج) كما تُراعى في تنفيذ العقد اللوائح والقوانين الإسبانية ذات الصلة بالإقامة القانونية عند تطبيق بنود الخدمات المقدمة، دون أن يُعد ذلك خضوعًا للقانون الإسباني، بل التزامًا تنظيميًا في نطاق تنفيذ العقد داخل الدولة الأجنبية.</w:t>
                  </w:r>
                </w:p>
              </w:tc>
              <w:tc>
                <w:tcPr>
                  <w:tcW w:w="5345" w:type="dxa"/>
                </w:tcPr>
                <w:p w14:paraId="435D1C14" w14:textId="77777777" w:rsidR="00131C26" w:rsidRPr="00633922" w:rsidRDefault="00131C26" w:rsidP="00131C26">
                  <w:pPr>
                    <w:pStyle w:val="p3"/>
                    <w:bidi/>
                    <w:jc w:val="left"/>
                    <w:rPr>
                      <w:color w:val="000000" w:themeColor="text1"/>
                      <w:sz w:val="20"/>
                      <w:szCs w:val="20"/>
                      <w:rtl/>
                    </w:rPr>
                  </w:pPr>
                </w:p>
              </w:tc>
            </w:tr>
          </w:tbl>
          <w:p w14:paraId="4F23363D" w14:textId="77777777" w:rsidR="00C4112A" w:rsidRPr="00633922" w:rsidRDefault="00C4112A" w:rsidP="006543EF">
            <w:pPr>
              <w:pStyle w:val="Heading3"/>
              <w:bidi/>
              <w:jc w:val="center"/>
              <w:rPr>
                <w:b/>
                <w:bCs/>
                <w:color w:val="000000" w:themeColor="text1"/>
                <w:sz w:val="20"/>
                <w:szCs w:val="20"/>
                <w:u w:val="single"/>
                <w:rtl/>
              </w:rPr>
            </w:pPr>
            <w:r>
              <w:rPr>
                <w:b/>
                <w:bCs/>
                <w:color w:val="000000" w:themeColor="text1"/>
                <w:sz w:val="20"/>
                <w:szCs w:val="20"/>
                <w:u w:val="single"/>
              </w:rPr>
              <w:t xml:space="preserve">2-13 </w:t>
            </w:r>
            <w:r>
              <w:rPr>
                <w:b/>
                <w:bCs/>
                <w:color w:val="000000" w:themeColor="text1"/>
                <w:sz w:val="20"/>
                <w:szCs w:val="20"/>
                <w:u w:val="single"/>
                <w:rtl/>
              </w:rPr>
              <w:t>تسوية النزاعات وطرق الحل</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44"/>
              <w:gridCol w:w="5345"/>
            </w:tblGrid>
            <w:tr w:rsidR="00131C26" w:rsidRPr="00633922" w14:paraId="098EDC9B" w14:textId="77777777" w:rsidTr="007A06A4">
              <w:tc>
                <w:tcPr>
                  <w:tcW w:w="5344" w:type="dxa"/>
                </w:tcPr>
                <w:p w14:paraId="14E4ACA3" w14:textId="77777777" w:rsidR="00131C26" w:rsidRPr="00633922" w:rsidRDefault="00131C26" w:rsidP="00131C26">
                  <w:pPr>
                    <w:pStyle w:val="p3"/>
                    <w:bidi/>
                    <w:jc w:val="left"/>
                    <w:rPr>
                      <w:color w:val="000000" w:themeColor="text1"/>
                      <w:sz w:val="20"/>
                      <w:szCs w:val="20"/>
                    </w:rPr>
                  </w:pPr>
                  <w:r>
                    <w:rPr>
                      <w:color w:val="000000" w:themeColor="text1"/>
                      <w:sz w:val="20"/>
                      <w:szCs w:val="20"/>
                      <w:rtl/>
                    </w:rPr>
                    <w:t xml:space="preserve">(أ) يلتزم الطرفان في حال نشوء أي خلاف أو نزاع يتعلق بتفسير أو تنفيذ أي بند من بنود هذا العقد بمحاولة </w:t>
                  </w:r>
                  <w:r>
                    <w:rPr>
                      <w:rStyle w:val="s2"/>
                      <w:rFonts w:eastAsia="Playfair Display"/>
                      <w:b/>
                      <w:bCs/>
                      <w:color w:val="000000" w:themeColor="text1"/>
                      <w:sz w:val="20"/>
                      <w:szCs w:val="20"/>
                      <w:rtl/>
                    </w:rPr>
                    <w:t>تسويته وديًا</w:t>
                  </w:r>
                  <w:r>
                    <w:rPr>
                      <w:color w:val="000000" w:themeColor="text1"/>
                      <w:sz w:val="20"/>
                      <w:szCs w:val="20"/>
                      <w:rtl/>
                    </w:rPr>
                    <w:t xml:space="preserve"> خلال مدة لا تتجاوز </w:t>
                  </w:r>
                  <w:r>
                    <w:rPr>
                      <w:rStyle w:val="s2"/>
                      <w:rFonts w:eastAsia="Playfair Display"/>
                      <w:b/>
                      <w:bCs/>
                      <w:color w:val="000000" w:themeColor="text1"/>
                      <w:sz w:val="20"/>
                      <w:szCs w:val="20"/>
                      <w:rtl/>
                    </w:rPr>
                    <w:t>ثلاثين (30) يومًا</w:t>
                  </w:r>
                  <w:r>
                    <w:rPr>
                      <w:color w:val="000000" w:themeColor="text1"/>
                      <w:sz w:val="20"/>
                      <w:szCs w:val="20"/>
                      <w:rtl/>
                    </w:rPr>
                    <w:t xml:space="preserve"> من تاريخ الإخطار الكتابي الموجه من أحد الطرفين للآخر بوجود النزاع.</w:t>
                  </w:r>
                </w:p>
              </w:tc>
              <w:tc>
                <w:tcPr>
                  <w:tcW w:w="5345" w:type="dxa"/>
                </w:tcPr>
                <w:p w14:paraId="23BFA0F7" w14:textId="77777777" w:rsidR="00131C26" w:rsidRPr="00633922" w:rsidRDefault="00131C26" w:rsidP="00131C26">
                  <w:pPr>
                    <w:pStyle w:val="p3"/>
                    <w:bidi/>
                    <w:jc w:val="left"/>
                    <w:rPr>
                      <w:color w:val="000000" w:themeColor="text1"/>
                      <w:sz w:val="20"/>
                      <w:szCs w:val="20"/>
                    </w:rPr>
                  </w:pPr>
                  <w:r>
                    <w:rPr>
                      <w:color w:val="000000" w:themeColor="text1"/>
                      <w:sz w:val="20"/>
                      <w:szCs w:val="20"/>
                      <w:rtl/>
                    </w:rPr>
                    <w:t>(ب) تتم المراسلات والإخطارات الرسمية المتعلقة بالنزاعات عبر البريد الإلكتروني المعتمد الوارد في صدر هذا العقد، ويُعد هذا الإخطار وسيلة قانونية منتجة لآثارها.</w:t>
                  </w:r>
                </w:p>
              </w:tc>
            </w:tr>
            <w:tr w:rsidR="00131C26" w:rsidRPr="00633922" w14:paraId="346CEE56" w14:textId="77777777" w:rsidTr="007A06A4">
              <w:tc>
                <w:tcPr>
                  <w:tcW w:w="5344" w:type="dxa"/>
                </w:tcPr>
                <w:p w14:paraId="48B1D49D" w14:textId="77777777" w:rsidR="00131C26" w:rsidRPr="00633922" w:rsidRDefault="00131C26" w:rsidP="00131C26">
                  <w:pPr>
                    <w:pStyle w:val="p3"/>
                    <w:bidi/>
                    <w:jc w:val="left"/>
                    <w:rPr>
                      <w:color w:val="000000" w:themeColor="text1"/>
                      <w:sz w:val="20"/>
                      <w:szCs w:val="20"/>
                      <w:rtl/>
                    </w:rPr>
                  </w:pPr>
                  <w:r>
                    <w:rPr>
                      <w:color w:val="000000" w:themeColor="text1"/>
                      <w:sz w:val="20"/>
                      <w:szCs w:val="20"/>
                      <w:rtl/>
                    </w:rPr>
                    <w:t>(ج) في حال فشل التسوية الودية خلال المدة المذكورة، يتم اللجوء إلى إحدى الوسائل التالية وفقًا لاختيار الشركة:</w:t>
                  </w:r>
                </w:p>
                <w:p w14:paraId="69366E9D" w14:textId="77777777" w:rsidR="00131C26" w:rsidRPr="00633922" w:rsidRDefault="00131C26" w:rsidP="00131C26">
                  <w:pPr>
                    <w:pStyle w:val="p1"/>
                    <w:numPr>
                      <w:ilvl w:val="0"/>
                      <w:numId w:val="26"/>
                    </w:numPr>
                    <w:bidi/>
                    <w:spacing w:before="100" w:beforeAutospacing="1" w:after="100" w:afterAutospacing="1"/>
                    <w:rPr>
                      <w:color w:val="000000" w:themeColor="text1"/>
                      <w:sz w:val="20"/>
                      <w:szCs w:val="20"/>
                      <w:rtl/>
                    </w:rPr>
                  </w:pPr>
                  <w:r>
                    <w:rPr>
                      <w:rStyle w:val="s1"/>
                      <w:b/>
                      <w:bCs/>
                      <w:color w:val="000000" w:themeColor="text1"/>
                      <w:sz w:val="20"/>
                      <w:szCs w:val="20"/>
                      <w:rtl/>
                    </w:rPr>
                    <w:t>اللجوء إلى المحاكم الاقتصادية بالقاهرة</w:t>
                  </w:r>
                  <w:r>
                    <w:rPr>
                      <w:color w:val="000000" w:themeColor="text1"/>
                      <w:sz w:val="20"/>
                      <w:szCs w:val="20"/>
                      <w:rtl/>
                    </w:rPr>
                    <w:t xml:space="preserve"> باعتبارها الجهة القضائية المختصة نوعيًا ومكانيًا بنظر أي نزاع ينشأ عن هذا العقد أو يتعلق به، وذلك وفقًا لأحكام القانون رقم (120 لسنة 2008) بشأن المحاكم الاقتصادية.</w:t>
                  </w:r>
                </w:p>
              </w:tc>
              <w:tc>
                <w:tcPr>
                  <w:tcW w:w="5345" w:type="dxa"/>
                </w:tcPr>
                <w:p w14:paraId="683E663B" w14:textId="77777777" w:rsidR="00131C26" w:rsidRPr="00633922" w:rsidRDefault="00131C26" w:rsidP="00131C26">
                  <w:pPr>
                    <w:pStyle w:val="p3"/>
                    <w:bidi/>
                    <w:jc w:val="left"/>
                    <w:rPr>
                      <w:color w:val="000000" w:themeColor="text1"/>
                      <w:sz w:val="20"/>
                      <w:szCs w:val="20"/>
                    </w:rPr>
                  </w:pPr>
                  <w:r>
                    <w:rPr>
                      <w:color w:val="000000" w:themeColor="text1"/>
                      <w:sz w:val="20"/>
                      <w:szCs w:val="20"/>
                      <w:rtl/>
                    </w:rPr>
                    <w:t>(د) لا يجوز للعميل رفع أي دعوى قضائية أو تقديم شكوى أمام أي جهة أجنبية قبل استنفاد إجراءات التسوية الودية أو التحكيم المنصوص عليها في هذه المادة.</w:t>
                  </w:r>
                </w:p>
                <w:p w14:paraId="3CE4E689" w14:textId="77777777" w:rsidR="007A06A4" w:rsidRPr="00633922" w:rsidRDefault="00131C26" w:rsidP="007A06A4">
                  <w:pPr>
                    <w:pStyle w:val="p3"/>
                    <w:bidi/>
                    <w:jc w:val="left"/>
                    <w:rPr>
                      <w:color w:val="000000" w:themeColor="text1"/>
                      <w:sz w:val="20"/>
                      <w:szCs w:val="20"/>
                    </w:rPr>
                  </w:pPr>
                  <w:r>
                    <w:rPr>
                      <w:color w:val="000000" w:themeColor="text1"/>
                      <w:sz w:val="20"/>
                      <w:szCs w:val="20"/>
                      <w:rtl/>
                    </w:rPr>
                    <w:t>(هـ) يتعهد الطرفان بتنفيذ أي حكم أو قرار يصدر عن الجهة المختصة تنفيذًا كاملًا ونهائيًا دون مماطلة أو تأخير، ويعتبر الحكم الصادر نهائيًا وملزمًا للطرفين.</w:t>
                  </w:r>
                </w:p>
              </w:tc>
            </w:tr>
          </w:tbl>
          <w:p w14:paraId="5200278B" w14:textId="77777777" w:rsidR="00C4112A" w:rsidRPr="00633922" w:rsidRDefault="00C4112A" w:rsidP="006543EF">
            <w:pPr>
              <w:pStyle w:val="Heading3"/>
              <w:bidi/>
              <w:jc w:val="center"/>
              <w:rPr>
                <w:b/>
                <w:bCs/>
                <w:color w:val="000000" w:themeColor="text1"/>
                <w:sz w:val="20"/>
                <w:szCs w:val="20"/>
                <w:u w:val="single"/>
                <w:rtl/>
              </w:rPr>
            </w:pPr>
            <w:r>
              <w:rPr>
                <w:b/>
                <w:bCs/>
                <w:color w:val="000000" w:themeColor="text1"/>
                <w:sz w:val="20"/>
                <w:szCs w:val="20"/>
                <w:u w:val="single"/>
              </w:rPr>
              <w:t xml:space="preserve">3-13 </w:t>
            </w:r>
            <w:r>
              <w:rPr>
                <w:b/>
                <w:bCs/>
                <w:color w:val="000000" w:themeColor="text1"/>
                <w:sz w:val="20"/>
                <w:szCs w:val="20"/>
                <w:u w:val="single"/>
                <w:rtl/>
              </w:rPr>
              <w:t>مكان تنفيذ الالتزامات والتراسل القانوني</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44"/>
              <w:gridCol w:w="5345"/>
            </w:tblGrid>
            <w:tr w:rsidR="00131C26" w:rsidRPr="00633922" w14:paraId="327D63DC" w14:textId="77777777" w:rsidTr="00205172">
              <w:tc>
                <w:tcPr>
                  <w:tcW w:w="5344" w:type="dxa"/>
                </w:tcPr>
                <w:p w14:paraId="6AF9D237" w14:textId="77777777" w:rsidR="00131C26" w:rsidRPr="00633922" w:rsidRDefault="00131C26" w:rsidP="007A06A4">
                  <w:pPr>
                    <w:pStyle w:val="p3"/>
                    <w:bidi/>
                    <w:jc w:val="left"/>
                    <w:rPr>
                      <w:color w:val="000000" w:themeColor="text1"/>
                      <w:sz w:val="20"/>
                      <w:szCs w:val="20"/>
                      <w:rtl/>
                    </w:rPr>
                  </w:pPr>
                  <w:r>
                    <w:rPr>
                      <w:color w:val="000000" w:themeColor="text1"/>
                      <w:sz w:val="20"/>
                      <w:szCs w:val="20"/>
                      <w:rtl/>
                    </w:rPr>
                    <w:t xml:space="preserve">(أ) يُعتبر مقر شركة </w:t>
                  </w:r>
                  <w:r>
                    <w:rPr>
                      <w:rStyle w:val="s2"/>
                      <w:rFonts w:eastAsia="Playfair Display"/>
                      <w:b/>
                      <w:bCs/>
                      <w:color w:val="000000" w:themeColor="text1"/>
                      <w:sz w:val="20"/>
                      <w:szCs w:val="20"/>
                      <w:rtl/>
                    </w:rPr>
                    <w:t xml:space="preserve">إيليفاي – </w:t>
                  </w:r>
                  <w:r>
                    <w:rPr>
                      <w:rStyle w:val="s2"/>
                      <w:rFonts w:eastAsia="Playfair Display"/>
                      <w:b/>
                      <w:bCs/>
                      <w:color w:val="000000" w:themeColor="text1"/>
                      <w:sz w:val="20"/>
                      <w:szCs w:val="20"/>
                    </w:rPr>
                    <w:t>ELEVAY</w:t>
                  </w:r>
                  <w:r>
                    <w:rPr>
                      <w:color w:val="000000" w:themeColor="text1"/>
                      <w:sz w:val="20"/>
                      <w:szCs w:val="20"/>
                      <w:rtl/>
                    </w:rPr>
                    <w:t xml:space="preserve"> الكائن في الشيخ زايد – بيفرلي هيلز – مبنى بوليجون رقم (3) – مكتب رقم (2</w:t>
                  </w:r>
                  <w:r>
                    <w:rPr>
                      <w:color w:val="000000" w:themeColor="text1"/>
                      <w:sz w:val="20"/>
                      <w:szCs w:val="20"/>
                    </w:rPr>
                    <w:t>2D</w:t>
                  </w:r>
                  <w:r>
                    <w:rPr>
                      <w:color w:val="000000" w:themeColor="text1"/>
                      <w:sz w:val="20"/>
                      <w:szCs w:val="20"/>
                      <w:rtl/>
                    </w:rPr>
                    <w:t xml:space="preserve">) هو </w:t>
                  </w:r>
                  <w:r>
                    <w:rPr>
                      <w:rStyle w:val="s2"/>
                      <w:rFonts w:eastAsia="Playfair Display"/>
                      <w:b/>
                      <w:bCs/>
                      <w:color w:val="000000" w:themeColor="text1"/>
                      <w:sz w:val="20"/>
                      <w:szCs w:val="20"/>
                      <w:rtl/>
                    </w:rPr>
                    <w:t>العنوان القانوني المعتمد</w:t>
                  </w:r>
                  <w:r>
                    <w:rPr>
                      <w:color w:val="000000" w:themeColor="text1"/>
                      <w:sz w:val="20"/>
                      <w:szCs w:val="20"/>
                      <w:rtl/>
                    </w:rPr>
                    <w:t xml:space="preserve"> لتنفيذ الالتزامات وتبادل المراسلات.</w:t>
                  </w:r>
                </w:p>
              </w:tc>
              <w:tc>
                <w:tcPr>
                  <w:tcW w:w="5345" w:type="dxa"/>
                </w:tcPr>
                <w:p w14:paraId="0D027634" w14:textId="77777777" w:rsidR="00131C26" w:rsidRPr="00633922" w:rsidRDefault="00131C26" w:rsidP="007A06A4">
                  <w:pPr>
                    <w:pStyle w:val="p3"/>
                    <w:bidi/>
                    <w:jc w:val="left"/>
                    <w:rPr>
                      <w:color w:val="000000" w:themeColor="text1"/>
                      <w:sz w:val="20"/>
                      <w:szCs w:val="20"/>
                      <w:rtl/>
                    </w:rPr>
                  </w:pPr>
                  <w:r>
                    <w:rPr>
                      <w:color w:val="000000" w:themeColor="text1"/>
                      <w:sz w:val="20"/>
                      <w:szCs w:val="20"/>
                      <w:rtl/>
                    </w:rPr>
                    <w:t xml:space="preserve">(ب) تُرسل جميع الإخطارات والمراسلات القانونية إلى هذا العنوان أو إلى البريد الإلكتروني الرسمي للشركة الوارد في العقد، وتُعتبر مستلمة قانونًا بعد مرور </w:t>
                  </w:r>
                  <w:r>
                    <w:rPr>
                      <w:rStyle w:val="s2"/>
                      <w:rFonts w:eastAsia="Playfair Display"/>
                      <w:b/>
                      <w:bCs/>
                      <w:color w:val="000000" w:themeColor="text1"/>
                      <w:sz w:val="20"/>
                      <w:szCs w:val="20"/>
                      <w:rtl/>
                    </w:rPr>
                    <w:t>يوم عمل واحد</w:t>
                  </w:r>
                  <w:r>
                    <w:rPr>
                      <w:color w:val="000000" w:themeColor="text1"/>
                      <w:sz w:val="20"/>
                      <w:szCs w:val="20"/>
                      <w:rtl/>
                    </w:rPr>
                    <w:t xml:space="preserve"> من تاريخ الإرسال.</w:t>
                  </w:r>
                </w:p>
              </w:tc>
            </w:tr>
            <w:tr w:rsidR="00131C26" w:rsidRPr="00633922" w14:paraId="6A6AAA56" w14:textId="77777777" w:rsidTr="00205172">
              <w:tc>
                <w:tcPr>
                  <w:tcW w:w="5344" w:type="dxa"/>
                </w:tcPr>
                <w:p w14:paraId="0F6CC6E4" w14:textId="77777777" w:rsidR="00205172" w:rsidRPr="00633922" w:rsidRDefault="00131C26" w:rsidP="00205172">
                  <w:pPr>
                    <w:pStyle w:val="p3"/>
                    <w:numPr>
                      <w:ilvl w:val="0"/>
                      <w:numId w:val="28"/>
                    </w:numPr>
                    <w:bidi/>
                    <w:jc w:val="left"/>
                    <w:rPr>
                      <w:color w:val="000000" w:themeColor="text1"/>
                      <w:sz w:val="20"/>
                      <w:szCs w:val="20"/>
                    </w:rPr>
                  </w:pPr>
                  <w:r>
                    <w:rPr>
                      <w:rFonts w:hint="cs"/>
                      <w:color w:val="000000" w:themeColor="text1"/>
                      <w:sz w:val="20"/>
                      <w:szCs w:val="20"/>
                      <w:rtl/>
                    </w:rPr>
                    <w:t xml:space="preserve">يقر الطرفان انه </w:t>
                  </w:r>
                  <w:r>
                    <w:rPr>
                      <w:color w:val="000000" w:themeColor="text1"/>
                      <w:sz w:val="20"/>
                      <w:szCs w:val="20"/>
                      <w:rtl/>
                    </w:rPr>
                    <w:t xml:space="preserve">يُعتد بأي مراسلات أو ادعاءات أو إشعارات تُرسل </w:t>
                  </w:r>
                  <w:r>
                    <w:rPr>
                      <w:rFonts w:hint="cs"/>
                      <w:color w:val="000000" w:themeColor="text1"/>
                      <w:sz w:val="20"/>
                      <w:szCs w:val="20"/>
                      <w:rtl/>
                    </w:rPr>
                    <w:t>من خلال طرق المحادثات (</w:t>
                  </w:r>
                  <w:r>
                    <w:rPr>
                      <w:color w:val="000000" w:themeColor="text1"/>
                      <w:sz w:val="20"/>
                      <w:szCs w:val="20"/>
                      <w:rtl/>
                    </w:rPr>
                    <w:t>مثل الرسائل الشخصية أو التطبيقات غير الرسمية)</w:t>
                  </w:r>
                </w:p>
              </w:tc>
              <w:tc>
                <w:tcPr>
                  <w:tcW w:w="5345" w:type="dxa"/>
                </w:tcPr>
                <w:p w14:paraId="5B16D5BE" w14:textId="77777777" w:rsidR="00131C26" w:rsidRPr="00633922" w:rsidRDefault="00131C26" w:rsidP="00131C26">
                  <w:pPr>
                    <w:pStyle w:val="p3"/>
                    <w:bidi/>
                    <w:jc w:val="left"/>
                    <w:rPr>
                      <w:color w:val="000000" w:themeColor="text1"/>
                      <w:sz w:val="20"/>
                      <w:szCs w:val="20"/>
                    </w:rPr>
                  </w:pPr>
                </w:p>
                <w:p w14:paraId="1612CDB7" w14:textId="77777777" w:rsidR="00205172" w:rsidRPr="00633922" w:rsidRDefault="00205172" w:rsidP="00205172">
                  <w:pPr>
                    <w:pStyle w:val="p3"/>
                    <w:bidi/>
                    <w:ind w:left="0" w:firstLine="0"/>
                    <w:jc w:val="left"/>
                    <w:rPr>
                      <w:color w:val="000000" w:themeColor="text1"/>
                      <w:sz w:val="20"/>
                      <w:szCs w:val="20"/>
                      <w:rtl/>
                    </w:rPr>
                  </w:pPr>
                </w:p>
              </w:tc>
            </w:tr>
          </w:tbl>
          <w:p w14:paraId="1915A2AD" w14:textId="77777777" w:rsidR="00205172" w:rsidRPr="00633922" w:rsidRDefault="00205172" w:rsidP="00205172">
            <w:pPr>
              <w:pStyle w:val="Heading1"/>
              <w:bidi w:val="0"/>
              <w:jc w:val="left"/>
              <w:rPr>
                <w:sz w:val="20"/>
                <w:szCs w:val="20"/>
              </w:rPr>
            </w:pPr>
          </w:p>
          <w:tbl>
            <w:tblPr>
              <w:tblStyle w:val="TableGrid"/>
              <w:tblW w:w="1020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201"/>
            </w:tblGrid>
            <w:tr w:rsidR="00205172" w:rsidRPr="00633922" w14:paraId="3CD94F6D" w14:textId="77777777" w:rsidTr="002B5DC7">
              <w:trPr>
                <w:jc w:val="center"/>
              </w:trPr>
              <w:tc>
                <w:tcPr>
                  <w:tcW w:w="10201" w:type="dxa"/>
                </w:tcPr>
                <w:p w14:paraId="6E0E7CDE" w14:textId="77777777" w:rsidR="00205172" w:rsidRPr="00633922" w:rsidRDefault="00205172" w:rsidP="00205172">
                  <w:pPr>
                    <w:bidi/>
                    <w:spacing w:line="360" w:lineRule="auto"/>
                    <w:jc w:val="center"/>
                    <w:rPr>
                      <w:rFonts w:cstheme="minorHAnsi"/>
                      <w:b/>
                      <w:bCs/>
                      <w:sz w:val="20"/>
                      <w:szCs w:val="20"/>
                      <w:u w:val="single"/>
                      <w:rtl/>
                    </w:rPr>
                  </w:pPr>
                  <w:r>
                    <w:rPr>
                      <w:rFonts w:cstheme="minorHAnsi"/>
                      <w:b/>
                      <w:bCs/>
                      <w:sz w:val="20"/>
                      <w:szCs w:val="20"/>
                      <w:u w:val="single"/>
                      <w:rtl/>
                    </w:rPr>
                    <w:t>المادة (</w:t>
                  </w:r>
                  <w:r>
                    <w:rPr>
                      <w:rFonts w:cstheme="minorHAnsi"/>
                      <w:b/>
                      <w:bCs/>
                      <w:sz w:val="20"/>
                      <w:szCs w:val="20"/>
                      <w:u w:val="single"/>
                    </w:rPr>
                    <w:t>14</w:t>
                  </w:r>
                  <w:r>
                    <w:rPr>
                      <w:rFonts w:cstheme="minorHAnsi"/>
                      <w:b/>
                      <w:bCs/>
                      <w:sz w:val="20"/>
                      <w:szCs w:val="20"/>
                      <w:u w:val="single"/>
                      <w:rtl/>
                    </w:rPr>
                    <w:t xml:space="preserve">) – </w:t>
                  </w:r>
                  <w:r>
                    <w:rPr>
                      <w:rFonts w:cstheme="minorHAnsi" w:hint="cs"/>
                      <w:b/>
                      <w:bCs/>
                      <w:sz w:val="20"/>
                      <w:szCs w:val="20"/>
                      <w:u w:val="single"/>
                      <w:rtl/>
                    </w:rPr>
                    <w:t>اشتراطات خاصة</w:t>
                  </w:r>
                </w:p>
              </w:tc>
            </w:tr>
            <w:tr w:rsidR="00205172" w:rsidRPr="00633922" w14:paraId="6A9A2C01" w14:textId="77777777" w:rsidTr="002B5DC7">
              <w:trPr>
                <w:jc w:val="center"/>
              </w:trPr>
              <w:tc>
                <w:tcPr>
                  <w:tcW w:w="10201" w:type="dxa"/>
                </w:tcPr>
                <w:p w14:paraId="77C8EF52" w14:textId="77777777" w:rsidR="00205172" w:rsidRPr="00633922" w:rsidRDefault="00205172" w:rsidP="00205172">
                  <w:pPr>
                    <w:pStyle w:val="NoSpacing"/>
                    <w:bidi/>
                    <w:rPr>
                      <w:szCs w:val="20"/>
                    </w:rPr>
                  </w:pPr>
                  <w:r>
                    <w:rPr>
                      <w:szCs w:val="20"/>
                    </w:rPr>
                    <w:t>1-14</w:t>
                  </w:r>
                  <w:r>
                    <w:rPr>
                      <w:rFonts w:hint="cs"/>
                      <w:szCs w:val="20"/>
                      <w:rtl/>
                    </w:rPr>
                    <w:t xml:space="preserve"> اتفق الطرفين على ضرورة تواجد هذه الاشتراطات في العميل الراغب أو ذويه</w:t>
                  </w:r>
                  <w:r>
                    <w:rPr>
                      <w:szCs w:val="20"/>
                    </w:rPr>
                    <w:t xml:space="preserve"> </w:t>
                  </w:r>
                  <w:r>
                    <w:rPr>
                      <w:rFonts w:hint="cs"/>
                      <w:szCs w:val="20"/>
                      <w:rtl/>
                    </w:rPr>
                    <w:t xml:space="preserve">المهتمين في الحصول على الإقامة القانونية الخاصة بدولة اسبانيا في برنامج </w:t>
                  </w:r>
                  <w:r>
                    <w:rPr>
                      <w:szCs w:val="20"/>
                    </w:rPr>
                    <w:t>Spain Digital Nomad</w:t>
                  </w:r>
                  <w:r>
                    <w:rPr>
                      <w:rFonts w:hint="eastAsia"/>
                      <w:szCs w:val="20"/>
                      <w:rtl/>
                    </w:rPr>
                    <w:t>،</w:t>
                  </w:r>
                  <w:r>
                    <w:rPr>
                      <w:rFonts w:hint="cs"/>
                      <w:szCs w:val="20"/>
                      <w:rtl/>
                    </w:rPr>
                    <w:t xml:space="preserve"> ويقر العميل بموجب ذلك على فهمه الكامل لهذه الاشتراطات وانها</w:t>
                  </w:r>
                  <w:r>
                    <w:rPr>
                      <w:szCs w:val="20"/>
                      <w:rtl/>
                    </w:rPr>
                    <w:t xml:space="preserve"> </w:t>
                  </w:r>
                  <w:r>
                    <w:rPr>
                      <w:rFonts w:hint="cs"/>
                      <w:szCs w:val="20"/>
                      <w:rtl/>
                    </w:rPr>
                    <w:t>من</w:t>
                  </w:r>
                  <w:r>
                    <w:rPr>
                      <w:szCs w:val="20"/>
                      <w:rtl/>
                    </w:rPr>
                    <w:t xml:space="preserve"> </w:t>
                  </w:r>
                  <w:r>
                    <w:rPr>
                      <w:rFonts w:hint="cs"/>
                      <w:szCs w:val="20"/>
                      <w:rtl/>
                    </w:rPr>
                    <w:t>الاشتراطات</w:t>
                  </w:r>
                  <w:r>
                    <w:rPr>
                      <w:szCs w:val="20"/>
                      <w:rtl/>
                    </w:rPr>
                    <w:t xml:space="preserve"> </w:t>
                  </w:r>
                  <w:r>
                    <w:rPr>
                      <w:rFonts w:hint="cs"/>
                      <w:szCs w:val="20"/>
                      <w:rtl/>
                    </w:rPr>
                    <w:t>الحكومية</w:t>
                  </w:r>
                  <w:r>
                    <w:rPr>
                      <w:szCs w:val="20"/>
                      <w:rtl/>
                    </w:rPr>
                    <w:t xml:space="preserve"> </w:t>
                  </w:r>
                  <w:r>
                    <w:rPr>
                      <w:rFonts w:hint="cs"/>
                      <w:szCs w:val="20"/>
                      <w:rtl/>
                    </w:rPr>
                    <w:t>اللازم</w:t>
                  </w:r>
                  <w:r>
                    <w:rPr>
                      <w:szCs w:val="20"/>
                      <w:rtl/>
                    </w:rPr>
                    <w:t xml:space="preserve"> </w:t>
                  </w:r>
                  <w:r>
                    <w:rPr>
                      <w:rFonts w:hint="cs"/>
                      <w:szCs w:val="20"/>
                      <w:rtl/>
                    </w:rPr>
                    <w:t>توافرها للحصول على الإقامة القانونية وتجديدها</w:t>
                  </w:r>
                  <w:r>
                    <w:rPr>
                      <w:szCs w:val="20"/>
                      <w:rtl/>
                    </w:rPr>
                    <w:t xml:space="preserve"> </w:t>
                  </w:r>
                  <w:r>
                    <w:rPr>
                      <w:rFonts w:hint="cs"/>
                      <w:szCs w:val="20"/>
                      <w:rtl/>
                    </w:rPr>
                    <w:t>فيما</w:t>
                  </w:r>
                  <w:r>
                    <w:rPr>
                      <w:szCs w:val="20"/>
                      <w:rtl/>
                    </w:rPr>
                    <w:t xml:space="preserve"> </w:t>
                  </w:r>
                  <w:r>
                    <w:rPr>
                      <w:rFonts w:hint="cs"/>
                      <w:szCs w:val="20"/>
                      <w:rtl/>
                    </w:rPr>
                    <w:t>بعد،</w:t>
                  </w:r>
                  <w:r>
                    <w:rPr>
                      <w:szCs w:val="20"/>
                      <w:rtl/>
                    </w:rPr>
                    <w:t xml:space="preserve"> </w:t>
                  </w:r>
                  <w:r>
                    <w:rPr>
                      <w:rFonts w:hint="cs"/>
                      <w:szCs w:val="20"/>
                      <w:rtl/>
                    </w:rPr>
                    <w:t>وأنها</w:t>
                  </w:r>
                  <w:r>
                    <w:rPr>
                      <w:szCs w:val="20"/>
                      <w:rtl/>
                    </w:rPr>
                    <w:t xml:space="preserve"> </w:t>
                  </w:r>
                  <w:r>
                    <w:rPr>
                      <w:rFonts w:hint="cs"/>
                      <w:szCs w:val="20"/>
                      <w:rtl/>
                    </w:rPr>
                    <w:t>إلزامية</w:t>
                  </w:r>
                  <w:r>
                    <w:rPr>
                      <w:szCs w:val="20"/>
                      <w:rtl/>
                    </w:rPr>
                    <w:t xml:space="preserve"> </w:t>
                  </w:r>
                  <w:r>
                    <w:rPr>
                      <w:rFonts w:hint="cs"/>
                      <w:szCs w:val="20"/>
                      <w:rtl/>
                    </w:rPr>
                    <w:t>من</w:t>
                  </w:r>
                  <w:r>
                    <w:rPr>
                      <w:szCs w:val="20"/>
                      <w:rtl/>
                    </w:rPr>
                    <w:t xml:space="preserve"> </w:t>
                  </w:r>
                  <w:r>
                    <w:rPr>
                      <w:rFonts w:hint="cs"/>
                      <w:szCs w:val="20"/>
                      <w:rtl/>
                    </w:rPr>
                    <w:t>اجل</w:t>
                  </w:r>
                  <w:r>
                    <w:rPr>
                      <w:szCs w:val="20"/>
                      <w:rtl/>
                    </w:rPr>
                    <w:t xml:space="preserve"> </w:t>
                  </w:r>
                  <w:r>
                    <w:rPr>
                      <w:rFonts w:hint="cs"/>
                      <w:szCs w:val="20"/>
                      <w:rtl/>
                    </w:rPr>
                    <w:t>نجاح</w:t>
                  </w:r>
                  <w:r>
                    <w:rPr>
                      <w:szCs w:val="20"/>
                      <w:rtl/>
                    </w:rPr>
                    <w:t xml:space="preserve"> </w:t>
                  </w:r>
                  <w:r>
                    <w:rPr>
                      <w:rFonts w:hint="cs"/>
                      <w:szCs w:val="20"/>
                      <w:rtl/>
                    </w:rPr>
                    <w:t>طلب</w:t>
                  </w:r>
                  <w:r>
                    <w:rPr>
                      <w:szCs w:val="20"/>
                      <w:rtl/>
                    </w:rPr>
                    <w:t xml:space="preserve"> </w:t>
                  </w:r>
                  <w:r>
                    <w:rPr>
                      <w:rFonts w:hint="cs"/>
                      <w:szCs w:val="20"/>
                      <w:rtl/>
                    </w:rPr>
                    <w:t>حصوله</w:t>
                  </w:r>
                  <w:r>
                    <w:rPr>
                      <w:szCs w:val="20"/>
                      <w:rtl/>
                    </w:rPr>
                    <w:t xml:space="preserve"> </w:t>
                  </w:r>
                  <w:r>
                    <w:rPr>
                      <w:rFonts w:hint="cs"/>
                      <w:szCs w:val="20"/>
                      <w:rtl/>
                    </w:rPr>
                    <w:t>على</w:t>
                  </w:r>
                  <w:r>
                    <w:rPr>
                      <w:szCs w:val="20"/>
                      <w:rtl/>
                    </w:rPr>
                    <w:t xml:space="preserve"> </w:t>
                  </w:r>
                  <w:r>
                    <w:rPr>
                      <w:rFonts w:hint="cs"/>
                      <w:szCs w:val="20"/>
                      <w:rtl/>
                    </w:rPr>
                    <w:t>الإقامة القانونية بدولة اسبانيا.</w:t>
                  </w:r>
                </w:p>
                <w:p w14:paraId="72921E1D" w14:textId="77777777" w:rsidR="00205172" w:rsidRPr="00633922" w:rsidRDefault="00205172" w:rsidP="00205172">
                  <w:pPr>
                    <w:pStyle w:val="NoSpacing"/>
                    <w:bidi/>
                    <w:rPr>
                      <w:szCs w:val="20"/>
                      <w:rtl/>
                    </w:rPr>
                  </w:pPr>
                  <w:r>
                    <w:rPr>
                      <w:szCs w:val="20"/>
                    </w:rPr>
                    <w:t>2-14</w:t>
                  </w:r>
                  <w:r>
                    <w:rPr>
                      <w:szCs w:val="20"/>
                      <w:rtl/>
                    </w:rPr>
                    <w:t xml:space="preserve"> </w:t>
                  </w:r>
                  <w:r>
                    <w:rPr>
                      <w:rFonts w:hint="cs"/>
                      <w:szCs w:val="20"/>
                      <w:rtl/>
                    </w:rPr>
                    <w:t>يجب</w:t>
                  </w:r>
                  <w:r>
                    <w:rPr>
                      <w:szCs w:val="20"/>
                      <w:rtl/>
                    </w:rPr>
                    <w:t xml:space="preserve"> </w:t>
                  </w:r>
                  <w:r>
                    <w:rPr>
                      <w:rFonts w:hint="cs"/>
                      <w:szCs w:val="20"/>
                      <w:rtl/>
                    </w:rPr>
                    <w:t>على</w:t>
                  </w:r>
                  <w:r>
                    <w:rPr>
                      <w:szCs w:val="20"/>
                      <w:rtl/>
                    </w:rPr>
                    <w:t xml:space="preserve"> </w:t>
                  </w:r>
                  <w:r>
                    <w:rPr>
                      <w:rFonts w:hint="cs"/>
                      <w:szCs w:val="20"/>
                      <w:rtl/>
                    </w:rPr>
                    <w:t>العميل</w:t>
                  </w:r>
                  <w:r>
                    <w:rPr>
                      <w:szCs w:val="20"/>
                      <w:rtl/>
                    </w:rPr>
                    <w:t xml:space="preserve"> </w:t>
                  </w:r>
                  <w:r>
                    <w:rPr>
                      <w:rFonts w:hint="cs"/>
                      <w:szCs w:val="20"/>
                      <w:rtl/>
                    </w:rPr>
                    <w:t>إثبات</w:t>
                  </w:r>
                  <w:r>
                    <w:rPr>
                      <w:szCs w:val="20"/>
                      <w:rtl/>
                    </w:rPr>
                    <w:t xml:space="preserve"> </w:t>
                  </w:r>
                  <w:r>
                    <w:rPr>
                      <w:rFonts w:hint="cs"/>
                      <w:szCs w:val="20"/>
                      <w:rtl/>
                    </w:rPr>
                    <w:t>دخل</w:t>
                  </w:r>
                  <w:r>
                    <w:rPr>
                      <w:szCs w:val="20"/>
                      <w:rtl/>
                    </w:rPr>
                    <w:t xml:space="preserve"> </w:t>
                  </w:r>
                  <w:r>
                    <w:rPr>
                      <w:rFonts w:hint="cs"/>
                      <w:szCs w:val="20"/>
                      <w:rtl/>
                    </w:rPr>
                    <w:t>سنوي</w:t>
                  </w:r>
                  <w:r>
                    <w:rPr>
                      <w:szCs w:val="20"/>
                      <w:rtl/>
                    </w:rPr>
                    <w:t xml:space="preserve"> </w:t>
                  </w:r>
                  <w:r>
                    <w:rPr>
                      <w:rFonts w:hint="cs"/>
                      <w:szCs w:val="20"/>
                      <w:rtl/>
                    </w:rPr>
                    <w:t>يقدر</w:t>
                  </w:r>
                  <w:r>
                    <w:rPr>
                      <w:szCs w:val="20"/>
                      <w:rtl/>
                    </w:rPr>
                    <w:t xml:space="preserve"> </w:t>
                  </w:r>
                  <w:r>
                    <w:rPr>
                      <w:rFonts w:hint="cs"/>
                      <w:szCs w:val="20"/>
                      <w:rtl/>
                    </w:rPr>
                    <w:t>بمبلغ٣٥</w:t>
                  </w:r>
                  <w:r>
                    <w:rPr>
                      <w:szCs w:val="20"/>
                    </w:rPr>
                    <w:t xml:space="preserve"> </w:t>
                  </w:r>
                  <w:r>
                    <w:rPr>
                      <w:rFonts w:hint="cs"/>
                      <w:szCs w:val="20"/>
                      <w:rtl/>
                    </w:rPr>
                    <w:t>ألف</w:t>
                  </w:r>
                  <w:r>
                    <w:rPr>
                      <w:szCs w:val="20"/>
                      <w:rtl/>
                    </w:rPr>
                    <w:t xml:space="preserve"> </w:t>
                  </w:r>
                  <w:r>
                    <w:rPr>
                      <w:rFonts w:hint="cs"/>
                      <w:szCs w:val="20"/>
                      <w:rtl/>
                    </w:rPr>
                    <w:t>يورو</w:t>
                  </w:r>
                  <w:r>
                    <w:rPr>
                      <w:szCs w:val="20"/>
                      <w:rtl/>
                    </w:rPr>
                    <w:t xml:space="preserve"> </w:t>
                  </w:r>
                  <w:r>
                    <w:rPr>
                      <w:rFonts w:hint="cs"/>
                      <w:szCs w:val="20"/>
                      <w:rtl/>
                    </w:rPr>
                    <w:t>لشخصه</w:t>
                  </w:r>
                  <w:r>
                    <w:rPr>
                      <w:szCs w:val="20"/>
                      <w:rtl/>
                    </w:rPr>
                    <w:t xml:space="preserve"> </w:t>
                  </w:r>
                  <w:r>
                    <w:rPr>
                      <w:rFonts w:hint="cs"/>
                      <w:szCs w:val="20"/>
                      <w:rtl/>
                    </w:rPr>
                    <w:t>و١٣</w:t>
                  </w:r>
                  <w:r>
                    <w:rPr>
                      <w:szCs w:val="20"/>
                      <w:rtl/>
                    </w:rPr>
                    <w:t xml:space="preserve"> </w:t>
                  </w:r>
                  <w:r>
                    <w:rPr>
                      <w:rFonts w:hint="cs"/>
                      <w:szCs w:val="20"/>
                      <w:rtl/>
                    </w:rPr>
                    <w:t>الاف</w:t>
                  </w:r>
                  <w:r>
                    <w:rPr>
                      <w:szCs w:val="20"/>
                      <w:rtl/>
                    </w:rPr>
                    <w:t xml:space="preserve"> </w:t>
                  </w:r>
                  <w:r>
                    <w:rPr>
                      <w:rFonts w:hint="cs"/>
                      <w:szCs w:val="20"/>
                      <w:rtl/>
                    </w:rPr>
                    <w:t>يورو</w:t>
                  </w:r>
                  <w:r>
                    <w:rPr>
                      <w:szCs w:val="20"/>
                      <w:rtl/>
                    </w:rPr>
                    <w:t xml:space="preserve"> </w:t>
                  </w:r>
                  <w:r>
                    <w:rPr>
                      <w:rFonts w:hint="cs"/>
                      <w:szCs w:val="20"/>
                      <w:rtl/>
                    </w:rPr>
                    <w:t>للزوجة و٥ الاف يورو لكل طفل في</w:t>
                  </w:r>
                  <w:r>
                    <w:rPr>
                      <w:szCs w:val="20"/>
                      <w:rtl/>
                    </w:rPr>
                    <w:t xml:space="preserve"> </w:t>
                  </w:r>
                  <w:r>
                    <w:rPr>
                      <w:rFonts w:hint="cs"/>
                      <w:szCs w:val="20"/>
                      <w:rtl/>
                    </w:rPr>
                    <w:t>اسرته،</w:t>
                  </w:r>
                  <w:r>
                    <w:rPr>
                      <w:szCs w:val="20"/>
                      <w:rtl/>
                    </w:rPr>
                    <w:t xml:space="preserve"> </w:t>
                  </w:r>
                  <w:r>
                    <w:rPr>
                      <w:rFonts w:hint="cs"/>
                      <w:szCs w:val="20"/>
                      <w:rtl/>
                    </w:rPr>
                    <w:t>على</w:t>
                  </w:r>
                  <w:r>
                    <w:rPr>
                      <w:szCs w:val="20"/>
                      <w:rtl/>
                    </w:rPr>
                    <w:t xml:space="preserve"> </w:t>
                  </w:r>
                  <w:r>
                    <w:rPr>
                      <w:rFonts w:hint="cs"/>
                      <w:szCs w:val="20"/>
                      <w:rtl/>
                    </w:rPr>
                    <w:t>أن</w:t>
                  </w:r>
                  <w:r>
                    <w:rPr>
                      <w:szCs w:val="20"/>
                      <w:rtl/>
                    </w:rPr>
                    <w:t xml:space="preserve"> </w:t>
                  </w:r>
                  <w:r>
                    <w:rPr>
                      <w:rFonts w:hint="cs"/>
                      <w:szCs w:val="20"/>
                      <w:rtl/>
                    </w:rPr>
                    <w:t>يكون</w:t>
                  </w:r>
                  <w:r>
                    <w:rPr>
                      <w:szCs w:val="20"/>
                      <w:rtl/>
                    </w:rPr>
                    <w:t xml:space="preserve"> </w:t>
                  </w:r>
                  <w:r>
                    <w:rPr>
                      <w:rFonts w:hint="cs"/>
                      <w:szCs w:val="20"/>
                      <w:rtl/>
                    </w:rPr>
                    <w:t>هذا</w:t>
                  </w:r>
                  <w:r>
                    <w:rPr>
                      <w:szCs w:val="20"/>
                      <w:rtl/>
                    </w:rPr>
                    <w:t xml:space="preserve"> </w:t>
                  </w:r>
                  <w:r>
                    <w:rPr>
                      <w:rFonts w:hint="cs"/>
                      <w:szCs w:val="20"/>
                      <w:rtl/>
                    </w:rPr>
                    <w:t>الدخل</w:t>
                  </w:r>
                  <w:r>
                    <w:rPr>
                      <w:szCs w:val="20"/>
                      <w:rtl/>
                    </w:rPr>
                    <w:t xml:space="preserve"> </w:t>
                  </w:r>
                  <w:r>
                    <w:rPr>
                      <w:rFonts w:hint="cs"/>
                      <w:szCs w:val="20"/>
                      <w:rtl/>
                    </w:rPr>
                    <w:t>من</w:t>
                  </w:r>
                  <w:r>
                    <w:rPr>
                      <w:szCs w:val="20"/>
                      <w:rtl/>
                    </w:rPr>
                    <w:t xml:space="preserve"> </w:t>
                  </w:r>
                  <w:r>
                    <w:rPr>
                      <w:rFonts w:hint="cs"/>
                      <w:szCs w:val="20"/>
                      <w:rtl/>
                    </w:rPr>
                    <w:t>مصادر</w:t>
                  </w:r>
                  <w:r>
                    <w:rPr>
                      <w:szCs w:val="20"/>
                      <w:rtl/>
                    </w:rPr>
                    <w:t xml:space="preserve"> </w:t>
                  </w:r>
                  <w:r>
                    <w:rPr>
                      <w:rFonts w:hint="cs"/>
                      <w:szCs w:val="20"/>
                      <w:rtl/>
                    </w:rPr>
                    <w:t>لا</w:t>
                  </w:r>
                  <w:r>
                    <w:rPr>
                      <w:szCs w:val="20"/>
                      <w:rtl/>
                    </w:rPr>
                    <w:t xml:space="preserve"> </w:t>
                  </w:r>
                  <w:r>
                    <w:rPr>
                      <w:rFonts w:hint="cs"/>
                      <w:szCs w:val="20"/>
                      <w:rtl/>
                    </w:rPr>
                    <w:t>تتأثر</w:t>
                  </w:r>
                  <w:r>
                    <w:rPr>
                      <w:szCs w:val="20"/>
                      <w:rtl/>
                    </w:rPr>
                    <w:t xml:space="preserve"> </w:t>
                  </w:r>
                  <w:r>
                    <w:rPr>
                      <w:rFonts w:hint="cs"/>
                      <w:szCs w:val="20"/>
                      <w:rtl/>
                    </w:rPr>
                    <w:t>بممارسة</w:t>
                  </w:r>
                  <w:r>
                    <w:rPr>
                      <w:szCs w:val="20"/>
                      <w:rtl/>
                    </w:rPr>
                    <w:t xml:space="preserve"> </w:t>
                  </w:r>
                  <w:r>
                    <w:rPr>
                      <w:rFonts w:hint="cs"/>
                      <w:szCs w:val="20"/>
                      <w:rtl/>
                    </w:rPr>
                    <w:t>نشاط</w:t>
                  </w:r>
                  <w:r>
                    <w:rPr>
                      <w:szCs w:val="20"/>
                      <w:rtl/>
                    </w:rPr>
                    <w:t xml:space="preserve"> </w:t>
                  </w:r>
                  <w:r>
                    <w:rPr>
                      <w:rFonts w:hint="cs"/>
                      <w:szCs w:val="20"/>
                      <w:rtl/>
                    </w:rPr>
                    <w:t>العمل</w:t>
                  </w:r>
                  <w:r>
                    <w:rPr>
                      <w:szCs w:val="20"/>
                      <w:rtl/>
                    </w:rPr>
                    <w:t xml:space="preserve"> </w:t>
                  </w:r>
                  <w:r>
                    <w:rPr>
                      <w:rFonts w:hint="cs"/>
                      <w:szCs w:val="20"/>
                      <w:rtl/>
                    </w:rPr>
                    <w:t>من</w:t>
                  </w:r>
                  <w:r>
                    <w:rPr>
                      <w:szCs w:val="20"/>
                      <w:rtl/>
                    </w:rPr>
                    <w:t xml:space="preserve"> </w:t>
                  </w:r>
                  <w:r>
                    <w:rPr>
                      <w:rFonts w:hint="cs"/>
                      <w:szCs w:val="20"/>
                      <w:rtl/>
                    </w:rPr>
                    <w:t>عدمه</w:t>
                  </w:r>
                  <w:r>
                    <w:rPr>
                      <w:szCs w:val="20"/>
                      <w:rtl/>
                    </w:rPr>
                    <w:t xml:space="preserve"> </w:t>
                  </w:r>
                  <w:r>
                    <w:rPr>
                      <w:rFonts w:hint="cs"/>
                      <w:szCs w:val="20"/>
                      <w:rtl/>
                    </w:rPr>
                    <w:t>مثل</w:t>
                  </w:r>
                  <w:r>
                    <w:rPr>
                      <w:szCs w:val="20"/>
                      <w:rtl/>
                    </w:rPr>
                    <w:t xml:space="preserve"> </w:t>
                  </w:r>
                  <w:r>
                    <w:rPr>
                      <w:rFonts w:hint="cs"/>
                      <w:szCs w:val="20"/>
                      <w:rtl/>
                    </w:rPr>
                    <w:t>على</w:t>
                  </w:r>
                  <w:r>
                    <w:rPr>
                      <w:szCs w:val="20"/>
                      <w:rtl/>
                    </w:rPr>
                    <w:t xml:space="preserve"> </w:t>
                  </w:r>
                  <w:r>
                    <w:rPr>
                      <w:rFonts w:hint="cs"/>
                      <w:szCs w:val="20"/>
                      <w:rtl/>
                    </w:rPr>
                    <w:t>وجه</w:t>
                  </w:r>
                  <w:r>
                    <w:rPr>
                      <w:szCs w:val="20"/>
                      <w:rtl/>
                    </w:rPr>
                    <w:t xml:space="preserve"> </w:t>
                  </w:r>
                  <w:r>
                    <w:rPr>
                      <w:rFonts w:hint="cs"/>
                      <w:szCs w:val="20"/>
                      <w:rtl/>
                    </w:rPr>
                    <w:t>المثال</w:t>
                  </w:r>
                  <w:r>
                    <w:rPr>
                      <w:szCs w:val="20"/>
                      <w:rtl/>
                    </w:rPr>
                    <w:t xml:space="preserve"> </w:t>
                  </w:r>
                  <w:r>
                    <w:rPr>
                      <w:rFonts w:hint="cs"/>
                      <w:szCs w:val="20"/>
                      <w:rtl/>
                    </w:rPr>
                    <w:t>لا</w:t>
                  </w:r>
                  <w:r>
                    <w:rPr>
                      <w:szCs w:val="20"/>
                      <w:rtl/>
                    </w:rPr>
                    <w:t xml:space="preserve"> </w:t>
                  </w:r>
                  <w:r>
                    <w:rPr>
                      <w:rFonts w:hint="cs"/>
                      <w:szCs w:val="20"/>
                      <w:rtl/>
                    </w:rPr>
                    <w:t>الحصرأرباح</w:t>
                  </w:r>
                  <w:r>
                    <w:rPr>
                      <w:szCs w:val="20"/>
                      <w:rtl/>
                    </w:rPr>
                    <w:t xml:space="preserve"> </w:t>
                  </w:r>
                  <w:r>
                    <w:rPr>
                      <w:rFonts w:hint="cs"/>
                      <w:szCs w:val="20"/>
                      <w:rtl/>
                    </w:rPr>
                    <w:t>الشركات</w:t>
                  </w:r>
                  <w:r>
                    <w:rPr>
                      <w:szCs w:val="20"/>
                      <w:rtl/>
                    </w:rPr>
                    <w:t xml:space="preserve"> </w:t>
                  </w:r>
                  <w:r>
                    <w:rPr>
                      <w:rFonts w:hint="cs"/>
                      <w:szCs w:val="20"/>
                      <w:rtl/>
                    </w:rPr>
                    <w:t>المملوكة</w:t>
                  </w:r>
                  <w:r>
                    <w:rPr>
                      <w:szCs w:val="20"/>
                      <w:rtl/>
                    </w:rPr>
                    <w:t xml:space="preserve"> </w:t>
                  </w:r>
                  <w:r>
                    <w:rPr>
                      <w:rFonts w:hint="cs"/>
                      <w:szCs w:val="20"/>
                      <w:rtl/>
                    </w:rPr>
                    <w:t>له</w:t>
                  </w:r>
                  <w:r>
                    <w:rPr>
                      <w:szCs w:val="20"/>
                      <w:rtl/>
                    </w:rPr>
                    <w:t xml:space="preserve"> </w:t>
                  </w:r>
                  <w:r>
                    <w:rPr>
                      <w:rFonts w:hint="cs"/>
                      <w:szCs w:val="20"/>
                      <w:rtl/>
                    </w:rPr>
                    <w:t>شريطة</w:t>
                  </w:r>
                  <w:r>
                    <w:rPr>
                      <w:szCs w:val="20"/>
                      <w:rtl/>
                    </w:rPr>
                    <w:t xml:space="preserve"> </w:t>
                  </w:r>
                  <w:r>
                    <w:rPr>
                      <w:rFonts w:hint="cs"/>
                      <w:szCs w:val="20"/>
                      <w:rtl/>
                    </w:rPr>
                    <w:t>عدم</w:t>
                  </w:r>
                  <w:r>
                    <w:rPr>
                      <w:szCs w:val="20"/>
                      <w:rtl/>
                    </w:rPr>
                    <w:t xml:space="preserve"> </w:t>
                  </w:r>
                  <w:r>
                    <w:rPr>
                      <w:rFonts w:hint="cs"/>
                      <w:szCs w:val="20"/>
                      <w:rtl/>
                    </w:rPr>
                    <w:t>تأثرها</w:t>
                  </w:r>
                  <w:r>
                    <w:rPr>
                      <w:szCs w:val="20"/>
                      <w:rtl/>
                    </w:rPr>
                    <w:t xml:space="preserve"> </w:t>
                  </w:r>
                  <w:r>
                    <w:rPr>
                      <w:rFonts w:hint="cs"/>
                      <w:szCs w:val="20"/>
                      <w:rtl/>
                    </w:rPr>
                    <w:t>بممارسة</w:t>
                  </w:r>
                  <w:r>
                    <w:rPr>
                      <w:szCs w:val="20"/>
                      <w:rtl/>
                    </w:rPr>
                    <w:t xml:space="preserve"> </w:t>
                  </w:r>
                  <w:r>
                    <w:rPr>
                      <w:rFonts w:hint="cs"/>
                      <w:szCs w:val="20"/>
                      <w:rtl/>
                    </w:rPr>
                    <w:t>العمل</w:t>
                  </w:r>
                  <w:r>
                    <w:rPr>
                      <w:szCs w:val="20"/>
                      <w:rtl/>
                    </w:rPr>
                    <w:t xml:space="preserve"> </w:t>
                  </w:r>
                  <w:r>
                    <w:rPr>
                      <w:rFonts w:hint="cs"/>
                      <w:szCs w:val="20"/>
                      <w:rtl/>
                    </w:rPr>
                    <w:t>داخل</w:t>
                  </w:r>
                  <w:r>
                    <w:rPr>
                      <w:szCs w:val="20"/>
                      <w:rtl/>
                    </w:rPr>
                    <w:t xml:space="preserve"> </w:t>
                  </w:r>
                  <w:r>
                    <w:rPr>
                      <w:rFonts w:hint="cs"/>
                      <w:szCs w:val="20"/>
                      <w:rtl/>
                    </w:rPr>
                    <w:t>الشركات</w:t>
                  </w:r>
                  <w:r>
                    <w:rPr>
                      <w:szCs w:val="20"/>
                      <w:rtl/>
                    </w:rPr>
                    <w:t xml:space="preserve"> </w:t>
                  </w:r>
                  <w:r>
                    <w:rPr>
                      <w:rFonts w:hint="cs"/>
                      <w:szCs w:val="20"/>
                      <w:rtl/>
                    </w:rPr>
                    <w:t>من</w:t>
                  </w:r>
                  <w:r>
                    <w:rPr>
                      <w:szCs w:val="20"/>
                      <w:rtl/>
                    </w:rPr>
                    <w:t xml:space="preserve"> </w:t>
                  </w:r>
                  <w:r>
                    <w:rPr>
                      <w:rFonts w:hint="cs"/>
                      <w:szCs w:val="20"/>
                      <w:rtl/>
                    </w:rPr>
                    <w:t>عدمه</w:t>
                  </w:r>
                  <w:r>
                    <w:rPr>
                      <w:szCs w:val="20"/>
                      <w:rtl/>
                    </w:rPr>
                    <w:t xml:space="preserve"> </w:t>
                  </w:r>
                  <w:r>
                    <w:rPr>
                      <w:rFonts w:hint="cs"/>
                      <w:szCs w:val="20"/>
                      <w:rtl/>
                    </w:rPr>
                    <w:t>او</w:t>
                  </w:r>
                  <w:r>
                    <w:rPr>
                      <w:szCs w:val="20"/>
                      <w:rtl/>
                    </w:rPr>
                    <w:t xml:space="preserve"> </w:t>
                  </w:r>
                  <w:r>
                    <w:rPr>
                      <w:rFonts w:hint="cs"/>
                      <w:szCs w:val="20"/>
                      <w:rtl/>
                    </w:rPr>
                    <w:t>رواتب</w:t>
                  </w:r>
                  <w:r>
                    <w:rPr>
                      <w:szCs w:val="20"/>
                      <w:rtl/>
                    </w:rPr>
                    <w:t xml:space="preserve"> </w:t>
                  </w:r>
                  <w:r>
                    <w:rPr>
                      <w:rFonts w:hint="cs"/>
                      <w:szCs w:val="20"/>
                      <w:rtl/>
                    </w:rPr>
                    <w:t>المهن</w:t>
                  </w:r>
                  <w:r>
                    <w:rPr>
                      <w:szCs w:val="20"/>
                      <w:rtl/>
                    </w:rPr>
                    <w:t xml:space="preserve"> </w:t>
                  </w:r>
                  <w:r>
                    <w:rPr>
                      <w:rFonts w:hint="cs"/>
                      <w:szCs w:val="20"/>
                      <w:rtl/>
                    </w:rPr>
                    <w:t>التي</w:t>
                  </w:r>
                  <w:r>
                    <w:rPr>
                      <w:szCs w:val="20"/>
                      <w:rtl/>
                    </w:rPr>
                    <w:t xml:space="preserve"> </w:t>
                  </w:r>
                  <w:r>
                    <w:rPr>
                      <w:rFonts w:hint="cs"/>
                      <w:szCs w:val="20"/>
                      <w:rtl/>
                    </w:rPr>
                    <w:t>لا</w:t>
                  </w:r>
                  <w:r>
                    <w:rPr>
                      <w:szCs w:val="20"/>
                      <w:rtl/>
                    </w:rPr>
                    <w:t xml:space="preserve"> </w:t>
                  </w:r>
                  <w:r>
                    <w:rPr>
                      <w:rFonts w:hint="cs"/>
                      <w:szCs w:val="20"/>
                      <w:rtl/>
                    </w:rPr>
                    <w:t>تتطلب</w:t>
                  </w:r>
                  <w:r>
                    <w:rPr>
                      <w:szCs w:val="20"/>
                      <w:rtl/>
                    </w:rPr>
                    <w:t xml:space="preserve"> </w:t>
                  </w:r>
                  <w:r>
                    <w:rPr>
                      <w:rFonts w:hint="cs"/>
                      <w:szCs w:val="20"/>
                      <w:rtl/>
                    </w:rPr>
                    <w:t>العمل</w:t>
                  </w:r>
                  <w:r>
                    <w:rPr>
                      <w:szCs w:val="20"/>
                      <w:rtl/>
                    </w:rPr>
                    <w:t xml:space="preserve"> </w:t>
                  </w:r>
                  <w:r>
                    <w:rPr>
                      <w:rFonts w:hint="cs"/>
                      <w:szCs w:val="20"/>
                      <w:rtl/>
                    </w:rPr>
                    <w:t>داخل</w:t>
                  </w:r>
                  <w:r>
                    <w:rPr>
                      <w:szCs w:val="20"/>
                      <w:rtl/>
                    </w:rPr>
                    <w:t xml:space="preserve"> </w:t>
                  </w:r>
                  <w:r>
                    <w:rPr>
                      <w:rFonts w:hint="cs"/>
                      <w:szCs w:val="20"/>
                      <w:rtl/>
                    </w:rPr>
                    <w:t>مقر</w:t>
                  </w:r>
                  <w:r>
                    <w:rPr>
                      <w:szCs w:val="20"/>
                      <w:rtl/>
                    </w:rPr>
                    <w:t xml:space="preserve"> </w:t>
                  </w:r>
                  <w:r>
                    <w:rPr>
                      <w:rFonts w:hint="cs"/>
                      <w:szCs w:val="20"/>
                      <w:rtl/>
                    </w:rPr>
                    <w:t>الشركة</w:t>
                  </w:r>
                  <w:r>
                    <w:rPr>
                      <w:szCs w:val="20"/>
                      <w:rtl/>
                    </w:rPr>
                    <w:t xml:space="preserve"> </w:t>
                  </w:r>
                  <w:r>
                    <w:rPr>
                      <w:rFonts w:hint="cs"/>
                      <w:szCs w:val="20"/>
                      <w:rtl/>
                    </w:rPr>
                    <w:t>او</w:t>
                  </w:r>
                  <w:r>
                    <w:rPr>
                      <w:szCs w:val="20"/>
                      <w:rtl/>
                    </w:rPr>
                    <w:t xml:space="preserve"> </w:t>
                  </w:r>
                  <w:r>
                    <w:rPr>
                      <w:rFonts w:hint="cs"/>
                      <w:szCs w:val="20"/>
                      <w:rtl/>
                    </w:rPr>
                    <w:t>مقر</w:t>
                  </w:r>
                  <w:r>
                    <w:rPr>
                      <w:szCs w:val="20"/>
                      <w:rtl/>
                    </w:rPr>
                    <w:t xml:space="preserve"> </w:t>
                  </w:r>
                  <w:r>
                    <w:rPr>
                      <w:rFonts w:hint="cs"/>
                      <w:szCs w:val="20"/>
                      <w:rtl/>
                    </w:rPr>
                    <w:t>العمل</w:t>
                  </w:r>
                  <w:r>
                    <w:rPr>
                      <w:szCs w:val="20"/>
                      <w:rtl/>
                    </w:rPr>
                    <w:t xml:space="preserve"> </w:t>
                  </w:r>
                  <w:r>
                    <w:rPr>
                      <w:rFonts w:hint="cs"/>
                      <w:szCs w:val="20"/>
                      <w:rtl/>
                    </w:rPr>
                    <w:t>مثل</w:t>
                  </w:r>
                  <w:r>
                    <w:rPr>
                      <w:szCs w:val="20"/>
                      <w:rtl/>
                    </w:rPr>
                    <w:t xml:space="preserve"> </w:t>
                  </w:r>
                  <w:r>
                    <w:rPr>
                      <w:rFonts w:hint="cs"/>
                      <w:szCs w:val="20"/>
                      <w:rtl/>
                    </w:rPr>
                    <w:t>وظائف</w:t>
                  </w:r>
                  <w:r>
                    <w:rPr>
                      <w:szCs w:val="20"/>
                      <w:rtl/>
                    </w:rPr>
                    <w:t xml:space="preserve"> </w:t>
                  </w:r>
                  <w:r>
                    <w:rPr>
                      <w:rFonts w:hint="cs"/>
                      <w:szCs w:val="20"/>
                      <w:rtl/>
                    </w:rPr>
                    <w:t>العمل</w:t>
                  </w:r>
                  <w:r>
                    <w:rPr>
                      <w:szCs w:val="20"/>
                      <w:rtl/>
                    </w:rPr>
                    <w:t xml:space="preserve"> </w:t>
                  </w:r>
                  <w:r>
                    <w:rPr>
                      <w:rFonts w:hint="cs"/>
                      <w:szCs w:val="20"/>
                      <w:rtl/>
                    </w:rPr>
                    <w:t>الحر</w:t>
                  </w:r>
                  <w:r>
                    <w:rPr>
                      <w:szCs w:val="20"/>
                      <w:rtl/>
                    </w:rPr>
                    <w:t xml:space="preserve"> </w:t>
                  </w:r>
                  <w:r>
                    <w:rPr>
                      <w:rFonts w:hint="cs"/>
                      <w:szCs w:val="20"/>
                      <w:rtl/>
                    </w:rPr>
                    <w:t>او</w:t>
                  </w:r>
                  <w:r>
                    <w:rPr>
                      <w:szCs w:val="20"/>
                      <w:rtl/>
                    </w:rPr>
                    <w:t xml:space="preserve"> </w:t>
                  </w:r>
                  <w:r>
                    <w:rPr>
                      <w:rFonts w:hint="cs"/>
                      <w:szCs w:val="20"/>
                      <w:rtl/>
                    </w:rPr>
                    <w:t>العمل</w:t>
                  </w:r>
                  <w:r>
                    <w:rPr>
                      <w:szCs w:val="20"/>
                      <w:rtl/>
                    </w:rPr>
                    <w:t xml:space="preserve"> </w:t>
                  </w:r>
                  <w:r>
                    <w:rPr>
                      <w:rFonts w:hint="cs"/>
                      <w:szCs w:val="20"/>
                      <w:rtl/>
                    </w:rPr>
                    <w:t>عن</w:t>
                  </w:r>
                  <w:r>
                    <w:rPr>
                      <w:szCs w:val="20"/>
                      <w:rtl/>
                    </w:rPr>
                    <w:t xml:space="preserve"> </w:t>
                  </w:r>
                  <w:r>
                    <w:rPr>
                      <w:rFonts w:hint="cs"/>
                      <w:szCs w:val="20"/>
                      <w:rtl/>
                    </w:rPr>
                    <w:t>بعد</w:t>
                  </w:r>
                  <w:r>
                    <w:rPr>
                      <w:szCs w:val="20"/>
                    </w:rPr>
                    <w:t>.</w:t>
                  </w:r>
                </w:p>
              </w:tc>
            </w:tr>
            <w:tr w:rsidR="00205172" w:rsidRPr="00633922" w14:paraId="3883CF79" w14:textId="77777777" w:rsidTr="002B5DC7">
              <w:trPr>
                <w:jc w:val="center"/>
              </w:trPr>
              <w:tc>
                <w:tcPr>
                  <w:tcW w:w="10201" w:type="dxa"/>
                </w:tcPr>
                <w:p w14:paraId="37970ABD" w14:textId="77777777" w:rsidR="00205172" w:rsidRPr="00633922" w:rsidRDefault="00205172" w:rsidP="00205172">
                  <w:pPr>
                    <w:pStyle w:val="NoSpacing"/>
                    <w:jc w:val="right"/>
                    <w:rPr>
                      <w:szCs w:val="20"/>
                      <w:rtl/>
                    </w:rPr>
                  </w:pPr>
                </w:p>
              </w:tc>
            </w:tr>
            <w:tr w:rsidR="00205172" w:rsidRPr="00633922" w14:paraId="487456BC" w14:textId="77777777" w:rsidTr="002B5DC7">
              <w:trPr>
                <w:jc w:val="center"/>
              </w:trPr>
              <w:tc>
                <w:tcPr>
                  <w:tcW w:w="10201" w:type="dxa"/>
                </w:tcPr>
                <w:p w14:paraId="33BB347E" w14:textId="77777777" w:rsidR="00205172" w:rsidRPr="00633922" w:rsidRDefault="00205172" w:rsidP="00205172">
                  <w:pPr>
                    <w:pStyle w:val="NoSpacing"/>
                    <w:bidi/>
                    <w:rPr>
                      <w:szCs w:val="20"/>
                    </w:rPr>
                  </w:pPr>
                  <w:r>
                    <w:rPr>
                      <w:szCs w:val="20"/>
                    </w:rPr>
                    <w:t xml:space="preserve">  3-14</w:t>
                  </w:r>
                  <w:r>
                    <w:rPr>
                      <w:rFonts w:hint="cs"/>
                      <w:szCs w:val="20"/>
                      <w:rtl/>
                    </w:rPr>
                    <w:t>ألا</w:t>
                  </w:r>
                  <w:r>
                    <w:rPr>
                      <w:szCs w:val="20"/>
                      <w:rtl/>
                    </w:rPr>
                    <w:t xml:space="preserve"> </w:t>
                  </w:r>
                  <w:r>
                    <w:rPr>
                      <w:rFonts w:hint="cs"/>
                      <w:szCs w:val="20"/>
                      <w:rtl/>
                    </w:rPr>
                    <w:t>يزيد</w:t>
                  </w:r>
                  <w:r>
                    <w:rPr>
                      <w:szCs w:val="20"/>
                      <w:rtl/>
                    </w:rPr>
                    <w:t xml:space="preserve"> </w:t>
                  </w:r>
                  <w:r>
                    <w:rPr>
                      <w:rFonts w:hint="cs"/>
                      <w:szCs w:val="20"/>
                      <w:rtl/>
                    </w:rPr>
                    <w:t>عمر</w:t>
                  </w:r>
                  <w:r>
                    <w:rPr>
                      <w:szCs w:val="20"/>
                      <w:rtl/>
                    </w:rPr>
                    <w:t xml:space="preserve"> </w:t>
                  </w:r>
                  <w:r>
                    <w:rPr>
                      <w:rFonts w:hint="cs"/>
                      <w:szCs w:val="20"/>
                      <w:rtl/>
                    </w:rPr>
                    <w:t>الأولاد</w:t>
                  </w:r>
                  <w:r>
                    <w:rPr>
                      <w:szCs w:val="20"/>
                      <w:rtl/>
                    </w:rPr>
                    <w:t xml:space="preserve"> </w:t>
                  </w:r>
                  <w:r>
                    <w:rPr>
                      <w:rFonts w:hint="cs"/>
                      <w:szCs w:val="20"/>
                      <w:rtl/>
                    </w:rPr>
                    <w:t>المشمولين</w:t>
                  </w:r>
                  <w:r>
                    <w:rPr>
                      <w:szCs w:val="20"/>
                      <w:rtl/>
                    </w:rPr>
                    <w:t xml:space="preserve"> </w:t>
                  </w:r>
                  <w:r>
                    <w:rPr>
                      <w:rFonts w:hint="cs"/>
                      <w:szCs w:val="20"/>
                      <w:rtl/>
                    </w:rPr>
                    <w:t>معه</w:t>
                  </w:r>
                  <w:r>
                    <w:rPr>
                      <w:szCs w:val="20"/>
                      <w:rtl/>
                    </w:rPr>
                    <w:t xml:space="preserve"> </w:t>
                  </w:r>
                  <w:r>
                    <w:rPr>
                      <w:rFonts w:hint="cs"/>
                      <w:szCs w:val="20"/>
                      <w:rtl/>
                    </w:rPr>
                    <w:t>في</w:t>
                  </w:r>
                  <w:r>
                    <w:rPr>
                      <w:szCs w:val="20"/>
                      <w:rtl/>
                    </w:rPr>
                    <w:t xml:space="preserve"> </w:t>
                  </w:r>
                  <w:r>
                    <w:rPr>
                      <w:rFonts w:hint="cs"/>
                      <w:szCs w:val="20"/>
                      <w:rtl/>
                    </w:rPr>
                    <w:t>الطلب</w:t>
                  </w:r>
                  <w:r>
                    <w:rPr>
                      <w:szCs w:val="20"/>
                      <w:rtl/>
                    </w:rPr>
                    <w:t xml:space="preserve"> </w:t>
                  </w:r>
                  <w:r>
                    <w:rPr>
                      <w:rFonts w:hint="cs"/>
                      <w:szCs w:val="20"/>
                      <w:rtl/>
                    </w:rPr>
                    <w:t>عن</w:t>
                  </w:r>
                  <w:r>
                    <w:rPr>
                      <w:szCs w:val="20"/>
                      <w:rtl/>
                    </w:rPr>
                    <w:t xml:space="preserve"> </w:t>
                  </w:r>
                  <w:r>
                    <w:rPr>
                      <w:rFonts w:hint="cs"/>
                      <w:szCs w:val="20"/>
                      <w:rtl/>
                    </w:rPr>
                    <w:t>سن</w:t>
                  </w:r>
                  <w:r>
                    <w:rPr>
                      <w:szCs w:val="20"/>
                      <w:rtl/>
                    </w:rPr>
                    <w:t xml:space="preserve"> </w:t>
                  </w:r>
                  <w:r>
                    <w:rPr>
                      <w:rFonts w:hint="cs"/>
                      <w:szCs w:val="20"/>
                      <w:rtl/>
                    </w:rPr>
                    <w:t>٢٥</w:t>
                  </w:r>
                  <w:r>
                    <w:rPr>
                      <w:szCs w:val="20"/>
                      <w:rtl/>
                    </w:rPr>
                    <w:t xml:space="preserve"> </w:t>
                  </w:r>
                  <w:r>
                    <w:rPr>
                      <w:rFonts w:hint="cs"/>
                      <w:szCs w:val="20"/>
                      <w:rtl/>
                    </w:rPr>
                    <w:t>عام،</w:t>
                  </w:r>
                  <w:r>
                    <w:rPr>
                      <w:szCs w:val="20"/>
                      <w:rtl/>
                    </w:rPr>
                    <w:t xml:space="preserve"> </w:t>
                  </w:r>
                  <w:r>
                    <w:rPr>
                      <w:rFonts w:hint="cs"/>
                      <w:szCs w:val="20"/>
                      <w:rtl/>
                    </w:rPr>
                    <w:t>وإذا</w:t>
                  </w:r>
                  <w:r>
                    <w:rPr>
                      <w:szCs w:val="20"/>
                      <w:rtl/>
                    </w:rPr>
                    <w:t xml:space="preserve"> </w:t>
                  </w:r>
                  <w:r>
                    <w:rPr>
                      <w:rFonts w:hint="cs"/>
                      <w:szCs w:val="20"/>
                      <w:rtl/>
                    </w:rPr>
                    <w:t>كان</w:t>
                  </w:r>
                  <w:r>
                    <w:rPr>
                      <w:szCs w:val="20"/>
                      <w:rtl/>
                    </w:rPr>
                    <w:t xml:space="preserve"> </w:t>
                  </w:r>
                  <w:r>
                    <w:rPr>
                      <w:rFonts w:hint="cs"/>
                      <w:szCs w:val="20"/>
                      <w:rtl/>
                    </w:rPr>
                    <w:t>عمر</w:t>
                  </w:r>
                  <w:r>
                    <w:rPr>
                      <w:szCs w:val="20"/>
                      <w:rtl/>
                    </w:rPr>
                    <w:t xml:space="preserve"> </w:t>
                  </w:r>
                  <w:r>
                    <w:rPr>
                      <w:rFonts w:hint="cs"/>
                      <w:szCs w:val="20"/>
                      <w:rtl/>
                    </w:rPr>
                    <w:t>الأولاد</w:t>
                  </w:r>
                  <w:r>
                    <w:rPr>
                      <w:szCs w:val="20"/>
                      <w:rtl/>
                    </w:rPr>
                    <w:t xml:space="preserve"> </w:t>
                  </w:r>
                  <w:r>
                    <w:rPr>
                      <w:rFonts w:hint="cs"/>
                      <w:szCs w:val="20"/>
                      <w:rtl/>
                    </w:rPr>
                    <w:t>فوق</w:t>
                  </w:r>
                  <w:r>
                    <w:rPr>
                      <w:szCs w:val="20"/>
                      <w:rtl/>
                    </w:rPr>
                    <w:t xml:space="preserve"> </w:t>
                  </w:r>
                  <w:r>
                    <w:rPr>
                      <w:rFonts w:hint="cs"/>
                      <w:szCs w:val="20"/>
                      <w:rtl/>
                    </w:rPr>
                    <w:t>ال١٨</w:t>
                  </w:r>
                  <w:r>
                    <w:rPr>
                      <w:szCs w:val="20"/>
                      <w:rtl/>
                    </w:rPr>
                    <w:t xml:space="preserve"> </w:t>
                  </w:r>
                  <w:r>
                    <w:rPr>
                      <w:rFonts w:hint="cs"/>
                      <w:szCs w:val="20"/>
                      <w:rtl/>
                    </w:rPr>
                    <w:t>عام</w:t>
                  </w:r>
                  <w:r>
                    <w:rPr>
                      <w:szCs w:val="20"/>
                      <w:rtl/>
                    </w:rPr>
                    <w:t xml:space="preserve"> </w:t>
                  </w:r>
                  <w:r>
                    <w:rPr>
                      <w:rFonts w:hint="cs"/>
                      <w:szCs w:val="20"/>
                      <w:rtl/>
                    </w:rPr>
                    <w:t>فيجب</w:t>
                  </w:r>
                  <w:r>
                    <w:rPr>
                      <w:szCs w:val="20"/>
                      <w:rtl/>
                    </w:rPr>
                    <w:t xml:space="preserve"> </w:t>
                  </w:r>
                  <w:r>
                    <w:rPr>
                      <w:rFonts w:hint="cs"/>
                      <w:szCs w:val="20"/>
                      <w:rtl/>
                    </w:rPr>
                    <w:t>إثبات</w:t>
                  </w:r>
                  <w:r>
                    <w:rPr>
                      <w:szCs w:val="20"/>
                    </w:rPr>
                    <w:t xml:space="preserve"> </w:t>
                  </w:r>
                </w:p>
                <w:p w14:paraId="2FD98FF4" w14:textId="77777777" w:rsidR="00205172" w:rsidRPr="00633922" w:rsidRDefault="00205172" w:rsidP="00205172">
                  <w:pPr>
                    <w:pStyle w:val="NoSpacing"/>
                    <w:bidi/>
                    <w:rPr>
                      <w:szCs w:val="20"/>
                      <w:rtl/>
                    </w:rPr>
                  </w:pPr>
                  <w:r>
                    <w:rPr>
                      <w:rFonts w:hint="cs"/>
                      <w:szCs w:val="20"/>
                      <w:rtl/>
                    </w:rPr>
                    <w:t>أنهم</w:t>
                  </w:r>
                  <w:r>
                    <w:rPr>
                      <w:szCs w:val="20"/>
                      <w:rtl/>
                    </w:rPr>
                    <w:t xml:space="preserve"> </w:t>
                  </w:r>
                  <w:r>
                    <w:rPr>
                      <w:rFonts w:hint="cs"/>
                      <w:szCs w:val="20"/>
                      <w:rtl/>
                    </w:rPr>
                    <w:t>مازالوا</w:t>
                  </w:r>
                  <w:r>
                    <w:rPr>
                      <w:szCs w:val="20"/>
                      <w:rtl/>
                    </w:rPr>
                    <w:t xml:space="preserve"> </w:t>
                  </w:r>
                  <w:r>
                    <w:rPr>
                      <w:rFonts w:hint="cs"/>
                      <w:szCs w:val="20"/>
                      <w:rtl/>
                    </w:rPr>
                    <w:t>على</w:t>
                  </w:r>
                  <w:r>
                    <w:rPr>
                      <w:szCs w:val="20"/>
                      <w:rtl/>
                    </w:rPr>
                    <w:t xml:space="preserve"> </w:t>
                  </w:r>
                  <w:r>
                    <w:rPr>
                      <w:rFonts w:hint="cs"/>
                      <w:szCs w:val="20"/>
                      <w:rtl/>
                    </w:rPr>
                    <w:t>مقاعد</w:t>
                  </w:r>
                  <w:r>
                    <w:rPr>
                      <w:szCs w:val="20"/>
                      <w:rtl/>
                    </w:rPr>
                    <w:t xml:space="preserve"> </w:t>
                  </w:r>
                  <w:r>
                    <w:rPr>
                      <w:rFonts w:hint="cs"/>
                      <w:szCs w:val="20"/>
                      <w:rtl/>
                    </w:rPr>
                    <w:t>الدراسة.</w:t>
                  </w:r>
                </w:p>
              </w:tc>
            </w:tr>
            <w:tr w:rsidR="00205172" w:rsidRPr="00633922" w14:paraId="5107F4C1" w14:textId="77777777" w:rsidTr="002B5DC7">
              <w:trPr>
                <w:jc w:val="center"/>
              </w:trPr>
              <w:tc>
                <w:tcPr>
                  <w:tcW w:w="10201" w:type="dxa"/>
                </w:tcPr>
                <w:p w14:paraId="323054FF" w14:textId="77777777" w:rsidR="00205172" w:rsidRPr="00633922" w:rsidRDefault="00205172" w:rsidP="00205172">
                  <w:pPr>
                    <w:pStyle w:val="NoSpacing"/>
                    <w:bidi/>
                    <w:rPr>
                      <w:szCs w:val="20"/>
                    </w:rPr>
                  </w:pPr>
                  <w:r>
                    <w:rPr>
                      <w:szCs w:val="20"/>
                    </w:rPr>
                    <w:t xml:space="preserve"> 4-14</w:t>
                  </w:r>
                  <w:r>
                    <w:rPr>
                      <w:rFonts w:hint="cs"/>
                      <w:szCs w:val="20"/>
                      <w:rtl/>
                    </w:rPr>
                    <w:t xml:space="preserve">في حال حصول مقدم الطلب على تأشيرة شنغن سارية سوف يمكننا ذلك من تقديم الأوراق من داخل دولة اسبانيا </w:t>
                  </w:r>
                  <w:proofErr w:type="gramStart"/>
                  <w:r>
                    <w:rPr>
                      <w:rFonts w:hint="cs"/>
                      <w:szCs w:val="20"/>
                      <w:rtl/>
                    </w:rPr>
                    <w:t>حيث  سيتم</w:t>
                  </w:r>
                  <w:proofErr w:type="gramEnd"/>
                  <w:r>
                    <w:rPr>
                      <w:rFonts w:hint="cs"/>
                      <w:szCs w:val="20"/>
                      <w:rtl/>
                    </w:rPr>
                    <w:t xml:space="preserve"> الحصول على</w:t>
                  </w:r>
                </w:p>
                <w:p w14:paraId="0339874B" w14:textId="77777777" w:rsidR="00205172" w:rsidRPr="00633922" w:rsidRDefault="00205172" w:rsidP="00205172">
                  <w:pPr>
                    <w:pStyle w:val="NoSpacing"/>
                    <w:bidi/>
                    <w:rPr>
                      <w:szCs w:val="20"/>
                      <w:rtl/>
                    </w:rPr>
                  </w:pPr>
                  <w:r>
                    <w:rPr>
                      <w:rFonts w:hint="cs"/>
                      <w:szCs w:val="20"/>
                      <w:rtl/>
                    </w:rPr>
                    <w:t xml:space="preserve"> الإقامة المؤقتة الاولي لمده (ثلاث) سنوات وفي حالة عدم الاستطاعة للتقديم من داخل اسبانيا بسبب عدم القدرة </w:t>
                  </w:r>
                  <w:proofErr w:type="gramStart"/>
                  <w:r>
                    <w:rPr>
                      <w:rFonts w:hint="cs"/>
                      <w:szCs w:val="20"/>
                      <w:rtl/>
                    </w:rPr>
                    <w:t>علي</w:t>
                  </w:r>
                  <w:proofErr w:type="gramEnd"/>
                  <w:r>
                    <w:rPr>
                      <w:rFonts w:hint="cs"/>
                      <w:szCs w:val="20"/>
                      <w:rtl/>
                    </w:rPr>
                    <w:t xml:space="preserve"> الحصول على تأشيرة الشنغن الخاصة بدخول للدولة فبالتالي تكون الإقامة الاولي مدتها سنه واحده على ان يتم تمديدها الي سنتين اضافيتين بعد الوصول للدولة، </w:t>
                  </w:r>
                </w:p>
              </w:tc>
            </w:tr>
            <w:tr w:rsidR="00205172" w:rsidRPr="00633922" w14:paraId="7FC2FED9" w14:textId="77777777" w:rsidTr="002B5DC7">
              <w:trPr>
                <w:jc w:val="center"/>
              </w:trPr>
              <w:tc>
                <w:tcPr>
                  <w:tcW w:w="10201" w:type="dxa"/>
                </w:tcPr>
                <w:p w14:paraId="394565E9" w14:textId="77777777" w:rsidR="00205172" w:rsidRPr="00633922" w:rsidRDefault="00205172" w:rsidP="00205172">
                  <w:pPr>
                    <w:pStyle w:val="NoSpacing"/>
                    <w:bidi/>
                    <w:rPr>
                      <w:szCs w:val="20"/>
                    </w:rPr>
                  </w:pPr>
                  <w:r>
                    <w:rPr>
                      <w:szCs w:val="20"/>
                    </w:rPr>
                    <w:t>5-14</w:t>
                  </w:r>
                  <w:r>
                    <w:rPr>
                      <w:rFonts w:hint="cs"/>
                      <w:szCs w:val="20"/>
                      <w:rtl/>
                    </w:rPr>
                    <w:t xml:space="preserve"> يقر</w:t>
                  </w:r>
                  <w:r>
                    <w:rPr>
                      <w:szCs w:val="20"/>
                      <w:rtl/>
                    </w:rPr>
                    <w:t xml:space="preserve"> </w:t>
                  </w:r>
                  <w:r>
                    <w:rPr>
                      <w:rFonts w:hint="cs"/>
                      <w:szCs w:val="20"/>
                      <w:rtl/>
                    </w:rPr>
                    <w:t>العميل</w:t>
                  </w:r>
                  <w:r>
                    <w:rPr>
                      <w:szCs w:val="20"/>
                      <w:rtl/>
                    </w:rPr>
                    <w:t xml:space="preserve"> </w:t>
                  </w:r>
                  <w:r>
                    <w:rPr>
                      <w:rFonts w:hint="cs"/>
                      <w:szCs w:val="20"/>
                      <w:rtl/>
                    </w:rPr>
                    <w:t>عدم</w:t>
                  </w:r>
                  <w:r>
                    <w:rPr>
                      <w:szCs w:val="20"/>
                      <w:rtl/>
                    </w:rPr>
                    <w:t xml:space="preserve"> </w:t>
                  </w:r>
                  <w:r>
                    <w:rPr>
                      <w:rFonts w:hint="cs"/>
                      <w:szCs w:val="20"/>
                      <w:rtl/>
                    </w:rPr>
                    <w:t>وجود</w:t>
                  </w:r>
                  <w:r>
                    <w:rPr>
                      <w:szCs w:val="20"/>
                      <w:rtl/>
                    </w:rPr>
                    <w:t xml:space="preserve"> </w:t>
                  </w:r>
                  <w:r>
                    <w:rPr>
                      <w:rFonts w:hint="cs"/>
                      <w:szCs w:val="20"/>
                      <w:rtl/>
                    </w:rPr>
                    <w:t>أي</w:t>
                  </w:r>
                  <w:r>
                    <w:rPr>
                      <w:szCs w:val="20"/>
                      <w:rtl/>
                    </w:rPr>
                    <w:t xml:space="preserve"> </w:t>
                  </w:r>
                  <w:r>
                    <w:rPr>
                      <w:rFonts w:hint="cs"/>
                      <w:szCs w:val="20"/>
                      <w:rtl/>
                    </w:rPr>
                    <w:t>مشاكل</w:t>
                  </w:r>
                  <w:r>
                    <w:rPr>
                      <w:szCs w:val="20"/>
                      <w:rtl/>
                    </w:rPr>
                    <w:t xml:space="preserve"> </w:t>
                  </w:r>
                  <w:r>
                    <w:rPr>
                      <w:rFonts w:hint="cs"/>
                      <w:szCs w:val="20"/>
                      <w:rtl/>
                    </w:rPr>
                    <w:t>لديه</w:t>
                  </w:r>
                  <w:r>
                    <w:rPr>
                      <w:szCs w:val="20"/>
                      <w:rtl/>
                    </w:rPr>
                    <w:t xml:space="preserve"> </w:t>
                  </w:r>
                  <w:r>
                    <w:rPr>
                      <w:rFonts w:hint="cs"/>
                      <w:szCs w:val="20"/>
                      <w:rtl/>
                    </w:rPr>
                    <w:t>سواء</w:t>
                  </w:r>
                  <w:r>
                    <w:rPr>
                      <w:szCs w:val="20"/>
                      <w:rtl/>
                    </w:rPr>
                    <w:t xml:space="preserve"> </w:t>
                  </w:r>
                  <w:r>
                    <w:rPr>
                      <w:rFonts w:hint="cs"/>
                      <w:szCs w:val="20"/>
                      <w:rtl/>
                    </w:rPr>
                    <w:t>كانت</w:t>
                  </w:r>
                  <w:r>
                    <w:rPr>
                      <w:szCs w:val="20"/>
                      <w:rtl/>
                    </w:rPr>
                    <w:t xml:space="preserve"> </w:t>
                  </w:r>
                  <w:r>
                    <w:rPr>
                      <w:rFonts w:hint="cs"/>
                      <w:szCs w:val="20"/>
                      <w:rtl/>
                    </w:rPr>
                    <w:t>هذه</w:t>
                  </w:r>
                  <w:r>
                    <w:rPr>
                      <w:szCs w:val="20"/>
                      <w:rtl/>
                    </w:rPr>
                    <w:t xml:space="preserve"> </w:t>
                  </w:r>
                  <w:r>
                    <w:rPr>
                      <w:rFonts w:hint="cs"/>
                      <w:szCs w:val="20"/>
                      <w:rtl/>
                    </w:rPr>
                    <w:t>المشاكل</w:t>
                  </w:r>
                  <w:r>
                    <w:rPr>
                      <w:szCs w:val="20"/>
                      <w:rtl/>
                    </w:rPr>
                    <w:t xml:space="preserve"> </w:t>
                  </w:r>
                  <w:r>
                    <w:rPr>
                      <w:rFonts w:hint="cs"/>
                      <w:szCs w:val="20"/>
                      <w:rtl/>
                    </w:rPr>
                    <w:t>جنائية</w:t>
                  </w:r>
                  <w:r>
                    <w:rPr>
                      <w:szCs w:val="20"/>
                      <w:rtl/>
                    </w:rPr>
                    <w:t xml:space="preserve"> </w:t>
                  </w:r>
                  <w:r>
                    <w:rPr>
                      <w:rFonts w:hint="cs"/>
                      <w:szCs w:val="20"/>
                      <w:rtl/>
                    </w:rPr>
                    <w:t>أو</w:t>
                  </w:r>
                  <w:r>
                    <w:rPr>
                      <w:szCs w:val="20"/>
                      <w:rtl/>
                    </w:rPr>
                    <w:t xml:space="preserve"> </w:t>
                  </w:r>
                  <w:r>
                    <w:rPr>
                      <w:rFonts w:hint="cs"/>
                      <w:szCs w:val="20"/>
                      <w:rtl/>
                    </w:rPr>
                    <w:t>مالية</w:t>
                  </w:r>
                  <w:r>
                    <w:rPr>
                      <w:szCs w:val="20"/>
                      <w:rtl/>
                    </w:rPr>
                    <w:t xml:space="preserve"> </w:t>
                  </w:r>
                  <w:r>
                    <w:rPr>
                      <w:rFonts w:hint="cs"/>
                      <w:szCs w:val="20"/>
                      <w:rtl/>
                    </w:rPr>
                    <w:t>أو</w:t>
                  </w:r>
                  <w:r>
                    <w:rPr>
                      <w:szCs w:val="20"/>
                      <w:rtl/>
                    </w:rPr>
                    <w:t xml:space="preserve"> </w:t>
                  </w:r>
                  <w:r>
                    <w:rPr>
                      <w:rFonts w:hint="cs"/>
                      <w:szCs w:val="20"/>
                      <w:rtl/>
                    </w:rPr>
                    <w:t>أي</w:t>
                  </w:r>
                  <w:r>
                    <w:rPr>
                      <w:szCs w:val="20"/>
                      <w:rtl/>
                    </w:rPr>
                    <w:t xml:space="preserve"> </w:t>
                  </w:r>
                  <w:r>
                    <w:rPr>
                      <w:rFonts w:hint="cs"/>
                      <w:szCs w:val="20"/>
                      <w:rtl/>
                    </w:rPr>
                    <w:t>جرائم</w:t>
                  </w:r>
                  <w:r>
                    <w:rPr>
                      <w:szCs w:val="20"/>
                      <w:rtl/>
                    </w:rPr>
                    <w:t xml:space="preserve"> </w:t>
                  </w:r>
                  <w:r>
                    <w:rPr>
                      <w:rFonts w:hint="cs"/>
                      <w:szCs w:val="20"/>
                      <w:rtl/>
                    </w:rPr>
                    <w:t>ماسة</w:t>
                  </w:r>
                  <w:r>
                    <w:rPr>
                      <w:szCs w:val="20"/>
                      <w:rtl/>
                    </w:rPr>
                    <w:t xml:space="preserve"> </w:t>
                  </w:r>
                  <w:r>
                    <w:rPr>
                      <w:rFonts w:hint="cs"/>
                      <w:szCs w:val="20"/>
                      <w:rtl/>
                    </w:rPr>
                    <w:t>بالسمعة</w:t>
                  </w:r>
                  <w:r>
                    <w:rPr>
                      <w:szCs w:val="20"/>
                      <w:rtl/>
                    </w:rPr>
                    <w:t xml:space="preserve"> </w:t>
                  </w:r>
                  <w:r>
                    <w:rPr>
                      <w:rFonts w:hint="cs"/>
                      <w:szCs w:val="20"/>
                      <w:rtl/>
                    </w:rPr>
                    <w:t>سواء</w:t>
                  </w:r>
                  <w:r>
                    <w:rPr>
                      <w:szCs w:val="20"/>
                      <w:rtl/>
                    </w:rPr>
                    <w:t xml:space="preserve"> </w:t>
                  </w:r>
                  <w:r>
                    <w:rPr>
                      <w:rFonts w:hint="cs"/>
                      <w:szCs w:val="20"/>
                      <w:rtl/>
                    </w:rPr>
                    <w:t>كانت</w:t>
                  </w:r>
                  <w:r>
                    <w:rPr>
                      <w:szCs w:val="20"/>
                      <w:rtl/>
                    </w:rPr>
                    <w:t xml:space="preserve"> </w:t>
                  </w:r>
                  <w:r>
                    <w:rPr>
                      <w:rFonts w:hint="cs"/>
                      <w:szCs w:val="20"/>
                      <w:rtl/>
                    </w:rPr>
                    <w:t>داخل</w:t>
                  </w:r>
                  <w:r>
                    <w:rPr>
                      <w:szCs w:val="20"/>
                      <w:rtl/>
                    </w:rPr>
                    <w:t xml:space="preserve"> </w:t>
                  </w:r>
                  <w:r>
                    <w:rPr>
                      <w:rFonts w:hint="cs"/>
                      <w:szCs w:val="20"/>
                      <w:rtl/>
                    </w:rPr>
                    <w:t>مصر</w:t>
                  </w:r>
                  <w:r>
                    <w:rPr>
                      <w:szCs w:val="20"/>
                      <w:rtl/>
                    </w:rPr>
                    <w:t xml:space="preserve"> </w:t>
                  </w:r>
                  <w:r>
                    <w:rPr>
                      <w:rFonts w:hint="cs"/>
                      <w:szCs w:val="20"/>
                      <w:rtl/>
                    </w:rPr>
                    <w:t>او</w:t>
                  </w:r>
                  <w:r>
                    <w:rPr>
                      <w:szCs w:val="20"/>
                      <w:rtl/>
                    </w:rPr>
                    <w:t xml:space="preserve"> </w:t>
                  </w:r>
                  <w:r>
                    <w:rPr>
                      <w:rFonts w:hint="cs"/>
                      <w:szCs w:val="20"/>
                      <w:rtl/>
                    </w:rPr>
                    <w:t>خارجها</w:t>
                  </w:r>
                  <w:r>
                    <w:rPr>
                      <w:szCs w:val="20"/>
                      <w:rtl/>
                    </w:rPr>
                    <w:t xml:space="preserve"> </w:t>
                  </w:r>
                  <w:r>
                    <w:rPr>
                      <w:rFonts w:hint="cs"/>
                      <w:szCs w:val="20"/>
                      <w:rtl/>
                    </w:rPr>
                    <w:t>او</w:t>
                  </w:r>
                  <w:r>
                    <w:rPr>
                      <w:szCs w:val="20"/>
                      <w:rtl/>
                    </w:rPr>
                    <w:t xml:space="preserve"> </w:t>
                  </w:r>
                  <w:r>
                    <w:rPr>
                      <w:rFonts w:hint="cs"/>
                      <w:szCs w:val="20"/>
                      <w:rtl/>
                    </w:rPr>
                    <w:t>في</w:t>
                  </w:r>
                  <w:r>
                    <w:rPr>
                      <w:szCs w:val="20"/>
                      <w:rtl/>
                    </w:rPr>
                    <w:t xml:space="preserve"> </w:t>
                  </w:r>
                  <w:r>
                    <w:rPr>
                      <w:rFonts w:hint="cs"/>
                      <w:szCs w:val="20"/>
                      <w:rtl/>
                    </w:rPr>
                    <w:t>أي</w:t>
                  </w:r>
                  <w:r>
                    <w:rPr>
                      <w:szCs w:val="20"/>
                      <w:rtl/>
                    </w:rPr>
                    <w:t xml:space="preserve"> </w:t>
                  </w:r>
                  <w:r>
                    <w:rPr>
                      <w:rFonts w:hint="cs"/>
                      <w:szCs w:val="20"/>
                      <w:rtl/>
                    </w:rPr>
                    <w:t>دولة</w:t>
                  </w:r>
                  <w:r>
                    <w:rPr>
                      <w:szCs w:val="20"/>
                      <w:rtl/>
                    </w:rPr>
                    <w:t xml:space="preserve"> </w:t>
                  </w:r>
                  <w:r>
                    <w:rPr>
                      <w:rFonts w:hint="cs"/>
                      <w:szCs w:val="20"/>
                      <w:rtl/>
                    </w:rPr>
                    <w:t>من</w:t>
                  </w:r>
                  <w:r>
                    <w:rPr>
                      <w:szCs w:val="20"/>
                      <w:rtl/>
                    </w:rPr>
                    <w:t xml:space="preserve"> </w:t>
                  </w:r>
                  <w:r>
                    <w:rPr>
                      <w:rFonts w:hint="cs"/>
                      <w:szCs w:val="20"/>
                      <w:rtl/>
                    </w:rPr>
                    <w:t>دول</w:t>
                  </w:r>
                  <w:r>
                    <w:rPr>
                      <w:szCs w:val="20"/>
                      <w:rtl/>
                    </w:rPr>
                    <w:t xml:space="preserve"> </w:t>
                  </w:r>
                  <w:r>
                    <w:rPr>
                      <w:rFonts w:hint="cs"/>
                      <w:szCs w:val="20"/>
                      <w:rtl/>
                    </w:rPr>
                    <w:t>العالم</w:t>
                  </w:r>
                  <w:r>
                    <w:rPr>
                      <w:szCs w:val="20"/>
                      <w:rtl/>
                    </w:rPr>
                    <w:t xml:space="preserve"> </w:t>
                  </w:r>
                  <w:r>
                    <w:rPr>
                      <w:rFonts w:hint="cs"/>
                      <w:szCs w:val="20"/>
                      <w:rtl/>
                    </w:rPr>
                    <w:t>والا</w:t>
                  </w:r>
                  <w:r>
                    <w:rPr>
                      <w:szCs w:val="20"/>
                      <w:rtl/>
                    </w:rPr>
                    <w:t xml:space="preserve"> </w:t>
                  </w:r>
                  <w:r>
                    <w:rPr>
                      <w:rFonts w:hint="cs"/>
                      <w:szCs w:val="20"/>
                      <w:rtl/>
                    </w:rPr>
                    <w:t>قد</w:t>
                  </w:r>
                  <w:r>
                    <w:rPr>
                      <w:szCs w:val="20"/>
                      <w:rtl/>
                    </w:rPr>
                    <w:t xml:space="preserve"> </w:t>
                  </w:r>
                  <w:r>
                    <w:rPr>
                      <w:rFonts w:hint="cs"/>
                      <w:szCs w:val="20"/>
                      <w:rtl/>
                    </w:rPr>
                    <w:t>يسبب</w:t>
                  </w:r>
                  <w:r>
                    <w:rPr>
                      <w:szCs w:val="20"/>
                      <w:rtl/>
                    </w:rPr>
                    <w:t xml:space="preserve"> </w:t>
                  </w:r>
                  <w:r>
                    <w:rPr>
                      <w:rFonts w:hint="cs"/>
                      <w:szCs w:val="20"/>
                      <w:rtl/>
                    </w:rPr>
                    <w:t>ذلك</w:t>
                  </w:r>
                  <w:r>
                    <w:rPr>
                      <w:szCs w:val="20"/>
                      <w:rtl/>
                    </w:rPr>
                    <w:t xml:space="preserve"> </w:t>
                  </w:r>
                  <w:r>
                    <w:rPr>
                      <w:rFonts w:hint="cs"/>
                      <w:szCs w:val="20"/>
                      <w:rtl/>
                    </w:rPr>
                    <w:t>في</w:t>
                  </w:r>
                  <w:r>
                    <w:rPr>
                      <w:szCs w:val="20"/>
                      <w:rtl/>
                    </w:rPr>
                    <w:t xml:space="preserve"> </w:t>
                  </w:r>
                  <w:r>
                    <w:rPr>
                      <w:rFonts w:hint="cs"/>
                      <w:szCs w:val="20"/>
                      <w:rtl/>
                    </w:rPr>
                    <w:t>حصوله</w:t>
                  </w:r>
                  <w:r>
                    <w:rPr>
                      <w:szCs w:val="20"/>
                      <w:rtl/>
                    </w:rPr>
                    <w:t xml:space="preserve"> </w:t>
                  </w:r>
                  <w:r>
                    <w:rPr>
                      <w:rFonts w:hint="cs"/>
                      <w:szCs w:val="20"/>
                      <w:rtl/>
                    </w:rPr>
                    <w:t>على</w:t>
                  </w:r>
                  <w:r>
                    <w:rPr>
                      <w:szCs w:val="20"/>
                      <w:rtl/>
                    </w:rPr>
                    <w:t xml:space="preserve"> </w:t>
                  </w:r>
                  <w:r>
                    <w:rPr>
                      <w:rFonts w:hint="cs"/>
                      <w:szCs w:val="20"/>
                      <w:rtl/>
                    </w:rPr>
                    <w:t>رفض</w:t>
                  </w:r>
                  <w:r>
                    <w:rPr>
                      <w:szCs w:val="20"/>
                      <w:rtl/>
                    </w:rPr>
                    <w:t xml:space="preserve"> </w:t>
                  </w:r>
                  <w:r>
                    <w:rPr>
                      <w:rFonts w:hint="cs"/>
                      <w:szCs w:val="20"/>
                      <w:rtl/>
                    </w:rPr>
                    <w:t>أمنى</w:t>
                  </w:r>
                  <w:r>
                    <w:rPr>
                      <w:szCs w:val="20"/>
                      <w:rtl/>
                    </w:rPr>
                    <w:t xml:space="preserve"> </w:t>
                  </w:r>
                  <w:r>
                    <w:rPr>
                      <w:rFonts w:hint="cs"/>
                      <w:szCs w:val="20"/>
                      <w:rtl/>
                    </w:rPr>
                    <w:t>لطلبه</w:t>
                  </w:r>
                  <w:r>
                    <w:rPr>
                      <w:szCs w:val="20"/>
                      <w:rtl/>
                    </w:rPr>
                    <w:t xml:space="preserve"> </w:t>
                  </w:r>
                  <w:r>
                    <w:rPr>
                      <w:rFonts w:hint="cs"/>
                      <w:szCs w:val="20"/>
                      <w:rtl/>
                    </w:rPr>
                    <w:t>من</w:t>
                  </w:r>
                  <w:r>
                    <w:rPr>
                      <w:szCs w:val="20"/>
                      <w:rtl/>
                    </w:rPr>
                    <w:t xml:space="preserve"> </w:t>
                  </w:r>
                  <w:r>
                    <w:rPr>
                      <w:rFonts w:hint="cs"/>
                      <w:szCs w:val="20"/>
                      <w:rtl/>
                    </w:rPr>
                    <w:t>قبل</w:t>
                  </w:r>
                  <w:r>
                    <w:rPr>
                      <w:szCs w:val="20"/>
                      <w:rtl/>
                    </w:rPr>
                    <w:t xml:space="preserve"> </w:t>
                  </w:r>
                  <w:r>
                    <w:rPr>
                      <w:rFonts w:hint="cs"/>
                      <w:szCs w:val="20"/>
                      <w:rtl/>
                    </w:rPr>
                    <w:t>حكومة</w:t>
                  </w:r>
                  <w:r>
                    <w:rPr>
                      <w:szCs w:val="20"/>
                      <w:rtl/>
                    </w:rPr>
                    <w:t xml:space="preserve"> </w:t>
                  </w:r>
                  <w:r>
                    <w:rPr>
                      <w:rFonts w:hint="cs"/>
                      <w:szCs w:val="20"/>
                      <w:rtl/>
                    </w:rPr>
                    <w:t>دولة</w:t>
                  </w:r>
                  <w:r>
                    <w:rPr>
                      <w:szCs w:val="20"/>
                      <w:rtl/>
                    </w:rPr>
                    <w:t xml:space="preserve"> </w:t>
                  </w:r>
                  <w:r>
                    <w:rPr>
                      <w:rFonts w:hint="cs"/>
                      <w:szCs w:val="20"/>
                      <w:rtl/>
                    </w:rPr>
                    <w:t>اسبانيا.</w:t>
                  </w:r>
                </w:p>
                <w:p w14:paraId="3663654D" w14:textId="77777777" w:rsidR="00205172" w:rsidRDefault="00205172" w:rsidP="00205172">
                  <w:pPr>
                    <w:pStyle w:val="NoSpacing"/>
                    <w:bidi/>
                    <w:rPr>
                      <w:szCs w:val="20"/>
                      <w:rtl/>
                    </w:rPr>
                  </w:pPr>
                  <w:r>
                    <w:rPr>
                      <w:szCs w:val="20"/>
                    </w:rPr>
                    <w:t>6-14</w:t>
                  </w:r>
                  <w:r>
                    <w:rPr>
                      <w:rFonts w:hint="cs"/>
                      <w:szCs w:val="20"/>
                      <w:rtl/>
                    </w:rPr>
                    <w:t>- يقر</w:t>
                  </w:r>
                  <w:r>
                    <w:rPr>
                      <w:szCs w:val="20"/>
                    </w:rPr>
                    <w:t xml:space="preserve"> </w:t>
                  </w:r>
                  <w:r>
                    <w:rPr>
                      <w:rFonts w:hint="cs"/>
                      <w:szCs w:val="20"/>
                      <w:rtl/>
                    </w:rPr>
                    <w:t>العميل بمعرفته وفهمه بانه في احتياج لزيارة اسبانيا كل ٦ شهور وذلك من اجل تجديد الاقامات الخاصة به</w:t>
                  </w:r>
                  <w:r>
                    <w:rPr>
                      <w:szCs w:val="20"/>
                    </w:rPr>
                    <w:t xml:space="preserve"> </w:t>
                  </w:r>
                  <w:r>
                    <w:rPr>
                      <w:rFonts w:hint="cs"/>
                      <w:szCs w:val="20"/>
                      <w:rtl/>
                    </w:rPr>
                    <w:t>(بمعني اخر انه يجب ان لا يغيب عن الأراضي الإسبانية لمده ٦ أشهر متصلة) وان الاقامات الموقتة تكون لمده ٣ سنوات ومن ثم تجدد لمده سنتين ومن ثم تجدد لإقامه دائمة في حالة أقامه العميل داخل اسبانيا لمده ٦ شهور كل سنة خلال ال ٥ سنوات الاولي والا تجدد الاقامات لاقامات موقته اخري كل سنتين.</w:t>
                  </w:r>
                </w:p>
                <w:p w14:paraId="1E3203A8" w14:textId="77777777" w:rsidR="00633922" w:rsidRPr="00633922" w:rsidRDefault="00633922" w:rsidP="00633922">
                  <w:pPr>
                    <w:pStyle w:val="NoSpacing"/>
                    <w:bidi/>
                    <w:rPr>
                      <w:szCs w:val="20"/>
                      <w:rtl/>
                    </w:rPr>
                  </w:pPr>
                </w:p>
              </w:tc>
            </w:tr>
          </w:tbl>
          <w:p w14:paraId="76B7BB39" w14:textId="77777777" w:rsidR="00205172" w:rsidRPr="00633922" w:rsidRDefault="00205172" w:rsidP="00205172">
            <w:pPr>
              <w:pStyle w:val="NoSpacing"/>
              <w:bidi/>
              <w:rPr>
                <w:rFonts w:eastAsia="Playfair Display"/>
                <w:szCs w:val="20"/>
              </w:rPr>
            </w:pPr>
          </w:p>
          <w:p w14:paraId="0196653C" w14:textId="77777777" w:rsidR="00205172" w:rsidRPr="00633922" w:rsidRDefault="00205172" w:rsidP="00205172">
            <w:pPr>
              <w:pStyle w:val="NoSpacing"/>
              <w:bidi/>
              <w:jc w:val="center"/>
              <w:rPr>
                <w:b/>
                <w:bCs/>
                <w:szCs w:val="20"/>
                <w:u w:val="single"/>
                <w:rtl/>
              </w:rPr>
            </w:pPr>
            <w:r>
              <w:rPr>
                <w:rFonts w:hint="cs"/>
                <w:b/>
                <w:bCs/>
                <w:szCs w:val="20"/>
                <w:u w:val="single"/>
                <w:rtl/>
              </w:rPr>
              <w:t>المادة (</w:t>
            </w:r>
            <w:r>
              <w:rPr>
                <w:b/>
                <w:bCs/>
                <w:szCs w:val="20"/>
                <w:u w:val="single"/>
              </w:rPr>
              <w:t>15</w:t>
            </w:r>
            <w:r>
              <w:rPr>
                <w:rFonts w:hint="cs"/>
                <w:b/>
                <w:bCs/>
                <w:szCs w:val="20"/>
                <w:u w:val="single"/>
                <w:rtl/>
              </w:rPr>
              <w:t>) الأوراق الواجب توافرها</w:t>
            </w:r>
          </w:p>
          <w:p w14:paraId="01B65517" w14:textId="77777777" w:rsidR="00205172" w:rsidRPr="00633922" w:rsidRDefault="00205172" w:rsidP="00205172">
            <w:pPr>
              <w:pStyle w:val="NoSpacing"/>
              <w:bidi/>
              <w:jc w:val="center"/>
              <w:rPr>
                <w:szCs w:val="20"/>
                <w:rtl/>
              </w:rPr>
            </w:pPr>
          </w:p>
          <w:p w14:paraId="4AEAFFDD" w14:textId="77777777" w:rsidR="00205172" w:rsidRPr="00633922" w:rsidRDefault="00205172" w:rsidP="00205172">
            <w:pPr>
              <w:pStyle w:val="NoSpacing"/>
              <w:bidi/>
              <w:rPr>
                <w:szCs w:val="20"/>
                <w:rtl/>
              </w:rPr>
            </w:pPr>
            <w:r>
              <w:rPr>
                <w:rFonts w:hint="cs"/>
                <w:szCs w:val="20"/>
                <w:rtl/>
              </w:rPr>
              <w:t>تمثل القائمة التالية الأوراق الأساسية الواجب توفيرها من الطرف الثاني وتزويد الطرف الأول بها من اجل إتمام عمليه طلب الإقامة</w:t>
            </w:r>
          </w:p>
          <w:p w14:paraId="3466A294" w14:textId="77777777" w:rsidR="00205172" w:rsidRPr="00633922" w:rsidRDefault="00205172" w:rsidP="00205172">
            <w:pPr>
              <w:pStyle w:val="NoSpacing"/>
              <w:bidi/>
              <w:rPr>
                <w:szCs w:val="20"/>
                <w:rtl/>
              </w:rPr>
            </w:pPr>
            <w:r>
              <w:rPr>
                <w:rFonts w:hint="cs"/>
                <w:szCs w:val="20"/>
                <w:rtl/>
              </w:rPr>
              <w:t>١-صور جوازات سفر كل المتقدمين لطلب الإقامة</w:t>
            </w:r>
          </w:p>
          <w:p w14:paraId="6077D876" w14:textId="77777777" w:rsidR="00205172" w:rsidRPr="00633922" w:rsidRDefault="00205172" w:rsidP="00205172">
            <w:pPr>
              <w:pStyle w:val="NoSpacing"/>
              <w:bidi/>
              <w:rPr>
                <w:szCs w:val="20"/>
                <w:rtl/>
              </w:rPr>
            </w:pPr>
            <w:r>
              <w:rPr>
                <w:rFonts w:hint="cs"/>
                <w:szCs w:val="20"/>
                <w:rtl/>
              </w:rPr>
              <w:t>٢- أصول شهادات الميلاد لجميع الأبناء</w:t>
            </w:r>
          </w:p>
          <w:p w14:paraId="70B818C1" w14:textId="77777777" w:rsidR="00205172" w:rsidRPr="00633922" w:rsidRDefault="00205172" w:rsidP="00205172">
            <w:pPr>
              <w:pStyle w:val="NoSpacing"/>
              <w:bidi/>
              <w:rPr>
                <w:szCs w:val="20"/>
                <w:rtl/>
              </w:rPr>
            </w:pPr>
            <w:r>
              <w:rPr>
                <w:rFonts w:hint="cs"/>
                <w:szCs w:val="20"/>
                <w:rtl/>
              </w:rPr>
              <w:t>٣- أصل صحيفة حالة جنائية لكل فرد يزيد عمره عن ال ١٨ عام</w:t>
            </w:r>
          </w:p>
          <w:p w14:paraId="619AA7E9" w14:textId="77777777" w:rsidR="00205172" w:rsidRPr="00633922" w:rsidRDefault="00205172" w:rsidP="00205172">
            <w:pPr>
              <w:pStyle w:val="NoSpacing"/>
              <w:bidi/>
              <w:rPr>
                <w:szCs w:val="20"/>
              </w:rPr>
            </w:pPr>
            <w:r>
              <w:rPr>
                <w:rFonts w:hint="cs"/>
                <w:szCs w:val="20"/>
                <w:rtl/>
              </w:rPr>
              <w:t>٤- صوره السجل التجاري للشركة التي يمتلكها او يساهم فيها الطرف الثاني</w:t>
            </w:r>
          </w:p>
          <w:p w14:paraId="052882F8" w14:textId="77777777" w:rsidR="00205172" w:rsidRPr="00633922" w:rsidRDefault="00205172" w:rsidP="00205172">
            <w:pPr>
              <w:pStyle w:val="NoSpacing"/>
              <w:bidi/>
              <w:rPr>
                <w:szCs w:val="20"/>
                <w:rtl/>
              </w:rPr>
            </w:pPr>
            <w:r>
              <w:rPr>
                <w:rFonts w:hint="cs"/>
                <w:szCs w:val="20"/>
                <w:rtl/>
              </w:rPr>
              <w:t>٥- كشف حساب بنكي (شخصي/ شركات) لأخر ٦ أشهر</w:t>
            </w:r>
          </w:p>
          <w:p w14:paraId="7E351817" w14:textId="77777777" w:rsidR="00205172" w:rsidRPr="00633922" w:rsidRDefault="00205172" w:rsidP="00205172">
            <w:pPr>
              <w:pStyle w:val="NoSpacing"/>
              <w:bidi/>
              <w:rPr>
                <w:szCs w:val="20"/>
                <w:rtl/>
              </w:rPr>
            </w:pPr>
            <w:r>
              <w:rPr>
                <w:rFonts w:hint="cs"/>
                <w:szCs w:val="20"/>
                <w:rtl/>
              </w:rPr>
              <w:t>٦- صوره السجل التجاري للشركات التي يتعامل معها الطرف الثاني يمكن ان تكون شركة واحدة) في حالة كانت الشركة خارج مصر يتوجب علي العميل توثيق سجلها التجاري من الخارجية وسفارة اسبانيا</w:t>
            </w:r>
          </w:p>
          <w:p w14:paraId="55EA2CCE" w14:textId="77777777" w:rsidR="00205172" w:rsidRPr="00633922" w:rsidRDefault="00205172" w:rsidP="00B13068">
            <w:pPr>
              <w:pStyle w:val="NoSpacing"/>
              <w:bidi/>
              <w:rPr>
                <w:szCs w:val="20"/>
              </w:rPr>
            </w:pPr>
            <w:r>
              <w:rPr>
                <w:rFonts w:hint="cs"/>
                <w:szCs w:val="20"/>
                <w:rtl/>
              </w:rPr>
              <w:t>٧- خطاب توصيه من الشركات التي يتعامل منها الطرف الثاني يوكد على امكانيه استمرار عمله من داخل اسبانيا</w:t>
            </w:r>
          </w:p>
          <w:p w14:paraId="13C5BDD2" w14:textId="77777777" w:rsidR="00205172" w:rsidRPr="00633922" w:rsidRDefault="00C4112A" w:rsidP="00633922">
            <w:pPr>
              <w:pStyle w:val="Heading1"/>
              <w:rPr>
                <w:sz w:val="20"/>
                <w:szCs w:val="20"/>
              </w:rPr>
            </w:pPr>
            <w:r>
              <w:rPr>
                <w:sz w:val="20"/>
                <w:szCs w:val="20"/>
                <w:rtl/>
              </w:rPr>
              <w:t>المادة (</w:t>
            </w:r>
            <w:r>
              <w:rPr>
                <w:sz w:val="20"/>
                <w:szCs w:val="20"/>
              </w:rPr>
              <w:t>16</w:t>
            </w:r>
            <w:r>
              <w:rPr>
                <w:sz w:val="20"/>
                <w:szCs w:val="20"/>
                <w:rtl/>
              </w:rPr>
              <w:t>) – نسخ العقد واعتماد التوقيع</w:t>
            </w:r>
          </w:p>
          <w:p w14:paraId="240FD2BE" w14:textId="77777777" w:rsidR="00C4112A" w:rsidRPr="00633922" w:rsidRDefault="00C4112A" w:rsidP="006543EF">
            <w:pPr>
              <w:pStyle w:val="Heading3"/>
              <w:bidi/>
              <w:jc w:val="center"/>
              <w:rPr>
                <w:b/>
                <w:bCs/>
                <w:color w:val="000000" w:themeColor="text1"/>
                <w:sz w:val="20"/>
                <w:szCs w:val="20"/>
                <w:u w:val="single"/>
              </w:rPr>
            </w:pPr>
            <w:r>
              <w:rPr>
                <w:b/>
                <w:bCs/>
                <w:color w:val="000000" w:themeColor="text1"/>
                <w:sz w:val="20"/>
                <w:szCs w:val="20"/>
                <w:u w:val="single"/>
              </w:rPr>
              <w:t xml:space="preserve">1-16 </w:t>
            </w:r>
            <w:r>
              <w:rPr>
                <w:b/>
                <w:bCs/>
                <w:color w:val="000000" w:themeColor="text1"/>
                <w:sz w:val="20"/>
                <w:szCs w:val="20"/>
                <w:u w:val="single"/>
                <w:rtl/>
              </w:rPr>
              <w:t>عدد النسخ والقوة القانونية</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44"/>
              <w:gridCol w:w="5345"/>
            </w:tblGrid>
            <w:tr w:rsidR="00131C26" w:rsidRPr="00633922" w14:paraId="1D350DF5" w14:textId="77777777" w:rsidTr="007A06A4">
              <w:tc>
                <w:tcPr>
                  <w:tcW w:w="5344" w:type="dxa"/>
                </w:tcPr>
                <w:p w14:paraId="0E14985F" w14:textId="77777777" w:rsidR="00131C26" w:rsidRPr="00633922" w:rsidRDefault="00131C26" w:rsidP="007A06A4">
                  <w:pPr>
                    <w:pStyle w:val="p3"/>
                    <w:bidi/>
                    <w:jc w:val="left"/>
                    <w:rPr>
                      <w:sz w:val="20"/>
                      <w:szCs w:val="20"/>
                    </w:rPr>
                  </w:pPr>
                  <w:r>
                    <w:rPr>
                      <w:sz w:val="20"/>
                      <w:szCs w:val="20"/>
                      <w:rtl/>
                    </w:rPr>
                    <w:t xml:space="preserve">(أ) تم تحرير هذا العقد من </w:t>
                  </w:r>
                  <w:r>
                    <w:rPr>
                      <w:rStyle w:val="s2"/>
                      <w:b/>
                      <w:bCs/>
                      <w:sz w:val="20"/>
                      <w:szCs w:val="20"/>
                      <w:rtl/>
                    </w:rPr>
                    <w:t>نسختين أصليتين</w:t>
                  </w:r>
                  <w:r>
                    <w:rPr>
                      <w:sz w:val="20"/>
                      <w:szCs w:val="20"/>
                      <w:rtl/>
                    </w:rPr>
                    <w:t xml:space="preserve"> متطابقتين في النص </w:t>
                  </w:r>
                  <w:r>
                    <w:rPr>
                      <w:rFonts w:hint="cs"/>
                      <w:sz w:val="20"/>
                      <w:szCs w:val="20"/>
                      <w:rtl/>
                    </w:rPr>
                    <w:t>والمضمون سلمت</w:t>
                  </w:r>
                  <w:r>
                    <w:rPr>
                      <w:sz w:val="20"/>
                      <w:szCs w:val="20"/>
                      <w:rtl/>
                    </w:rPr>
                    <w:t xml:space="preserve"> نسخة لكل طرف للعمل بموجبها، وتُعد كل نسخة بمثابة أصل قانوني منتج لآثاره.</w:t>
                  </w:r>
                </w:p>
              </w:tc>
              <w:tc>
                <w:tcPr>
                  <w:tcW w:w="5345" w:type="dxa"/>
                </w:tcPr>
                <w:p w14:paraId="472623B7" w14:textId="77777777" w:rsidR="00131C26" w:rsidRPr="00633922" w:rsidRDefault="00131C26" w:rsidP="007A06A4">
                  <w:pPr>
                    <w:pStyle w:val="p3"/>
                    <w:bidi/>
                    <w:jc w:val="left"/>
                    <w:rPr>
                      <w:sz w:val="20"/>
                      <w:szCs w:val="20"/>
                      <w:rtl/>
                    </w:rPr>
                  </w:pPr>
                  <w:r>
                    <w:rPr>
                      <w:sz w:val="20"/>
                      <w:szCs w:val="20"/>
                      <w:rtl/>
                    </w:rPr>
                    <w:t xml:space="preserve">(ب) ويُعتبر توقيع الطرفين على هذا العقد – سواء كان </w:t>
                  </w:r>
                  <w:r>
                    <w:rPr>
                      <w:rStyle w:val="s2"/>
                      <w:b/>
                      <w:bCs/>
                      <w:sz w:val="20"/>
                      <w:szCs w:val="20"/>
                      <w:rtl/>
                    </w:rPr>
                    <w:t>توقيعًا يدويًا أو إلكترونيًا أو رقميًا أو عبر البريد الإلكتروني الرسمي</w:t>
                  </w:r>
                  <w:r>
                    <w:rPr>
                      <w:sz w:val="20"/>
                      <w:szCs w:val="20"/>
                      <w:rtl/>
                    </w:rPr>
                    <w:t xml:space="preserve"> – توقيعًا صحيحًا وملزمًا لهما بكامل آثاره القانونية طبقًا لأحكام </w:t>
                  </w:r>
                  <w:r>
                    <w:rPr>
                      <w:rStyle w:val="s2"/>
                      <w:b/>
                      <w:bCs/>
                      <w:sz w:val="20"/>
                      <w:szCs w:val="20"/>
                      <w:rtl/>
                    </w:rPr>
                    <w:t>قانون التوقيع الإلكتروني المصري رقم (15) لسنة 2004</w:t>
                  </w:r>
                  <w:r>
                    <w:rPr>
                      <w:sz w:val="20"/>
                      <w:szCs w:val="20"/>
                      <w:rtl/>
                    </w:rPr>
                    <w:t xml:space="preserve"> ولائحته التنفيذية.</w:t>
                  </w:r>
                </w:p>
              </w:tc>
            </w:tr>
          </w:tbl>
          <w:p w14:paraId="176527C1" w14:textId="77777777" w:rsidR="00C4112A" w:rsidRPr="00633922" w:rsidRDefault="00C4112A" w:rsidP="00131C26">
            <w:pPr>
              <w:rPr>
                <w:rStyle w:val="s1"/>
                <w:sz w:val="20"/>
                <w:szCs w:val="20"/>
                <w:rtl/>
              </w:rPr>
            </w:pPr>
          </w:p>
          <w:p w14:paraId="1EB2CFFC" w14:textId="77777777" w:rsidR="00C4112A" w:rsidRPr="00633922" w:rsidRDefault="00C4112A" w:rsidP="006543EF">
            <w:pPr>
              <w:pStyle w:val="Heading3"/>
              <w:bidi/>
              <w:jc w:val="center"/>
              <w:rPr>
                <w:b/>
                <w:bCs/>
                <w:color w:val="000000" w:themeColor="text1"/>
                <w:sz w:val="20"/>
                <w:szCs w:val="20"/>
                <w:u w:val="single"/>
              </w:rPr>
            </w:pPr>
            <w:r>
              <w:rPr>
                <w:b/>
                <w:bCs/>
                <w:color w:val="000000" w:themeColor="text1"/>
                <w:sz w:val="20"/>
                <w:szCs w:val="20"/>
                <w:u w:val="single"/>
              </w:rPr>
              <w:t>2-16</w:t>
            </w:r>
            <w:r>
              <w:rPr>
                <w:b/>
                <w:bCs/>
                <w:color w:val="000000" w:themeColor="text1"/>
                <w:sz w:val="20"/>
                <w:szCs w:val="20"/>
                <w:u w:val="single"/>
                <w:rtl/>
              </w:rPr>
              <w:t>النسخ الرقمية والإلكترونية</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44"/>
              <w:gridCol w:w="5345"/>
            </w:tblGrid>
            <w:tr w:rsidR="00131C26" w:rsidRPr="00633922" w14:paraId="7C0D380F" w14:textId="77777777" w:rsidTr="007A06A4">
              <w:tc>
                <w:tcPr>
                  <w:tcW w:w="5344" w:type="dxa"/>
                </w:tcPr>
                <w:p w14:paraId="4CE1CB37" w14:textId="77777777" w:rsidR="00131C26" w:rsidRPr="00633922" w:rsidRDefault="00131C26" w:rsidP="00131C26">
                  <w:pPr>
                    <w:pStyle w:val="p3"/>
                    <w:bidi/>
                    <w:jc w:val="left"/>
                    <w:rPr>
                      <w:sz w:val="20"/>
                      <w:szCs w:val="20"/>
                    </w:rPr>
                  </w:pPr>
                  <w:r>
                    <w:rPr>
                      <w:sz w:val="20"/>
                      <w:szCs w:val="20"/>
                      <w:rtl/>
                    </w:rPr>
                    <w:t>(أ) يجوز تنفيذ هذا العقد وتبادله عبر الوسائل الإلكترونية (البريد الإلكتروني، التوقيع الرقمي، أو المنصات القانونية المعتمدة)،</w:t>
                  </w:r>
                </w:p>
                <w:p w14:paraId="0D3DE090" w14:textId="77777777" w:rsidR="00131C26" w:rsidRPr="00633922" w:rsidRDefault="00131C26" w:rsidP="00131C26">
                  <w:pPr>
                    <w:pStyle w:val="p3"/>
                    <w:bidi/>
                    <w:jc w:val="left"/>
                    <w:rPr>
                      <w:sz w:val="20"/>
                      <w:szCs w:val="20"/>
                    </w:rPr>
                  </w:pPr>
                  <w:r>
                    <w:rPr>
                      <w:sz w:val="20"/>
                      <w:szCs w:val="20"/>
                      <w:rtl/>
                    </w:rPr>
                    <w:t>وتُعتبر النسخ الرقمية أو الممسوحة ضوئيًا (</w:t>
                  </w:r>
                  <w:r>
                    <w:rPr>
                      <w:sz w:val="20"/>
                      <w:szCs w:val="20"/>
                    </w:rPr>
                    <w:t>PDF</w:t>
                  </w:r>
                  <w:r>
                    <w:rPr>
                      <w:sz w:val="20"/>
                      <w:szCs w:val="20"/>
                      <w:rtl/>
                    </w:rPr>
                    <w:t xml:space="preserve"> أو نسخة إلكترونية مماثلة) </w:t>
                  </w:r>
                  <w:r>
                    <w:rPr>
                      <w:rStyle w:val="s2"/>
                      <w:b/>
                      <w:bCs/>
                      <w:sz w:val="20"/>
                      <w:szCs w:val="20"/>
                      <w:rtl/>
                    </w:rPr>
                    <w:t>صحيحة ونافذة قانونًا</w:t>
                  </w:r>
                  <w:r>
                    <w:rPr>
                      <w:sz w:val="20"/>
                      <w:szCs w:val="20"/>
                      <w:rtl/>
                    </w:rPr>
                    <w:t xml:space="preserve"> كالأصل الورقي.</w:t>
                  </w:r>
                </w:p>
              </w:tc>
              <w:tc>
                <w:tcPr>
                  <w:tcW w:w="5345" w:type="dxa"/>
                </w:tcPr>
                <w:p w14:paraId="19DCB727" w14:textId="77777777" w:rsidR="00131C26" w:rsidRPr="00633922" w:rsidRDefault="00131C26" w:rsidP="00131C26">
                  <w:pPr>
                    <w:pStyle w:val="p3"/>
                    <w:bidi/>
                    <w:jc w:val="left"/>
                    <w:rPr>
                      <w:sz w:val="20"/>
                      <w:szCs w:val="20"/>
                    </w:rPr>
                  </w:pPr>
                  <w:r>
                    <w:rPr>
                      <w:sz w:val="20"/>
                      <w:szCs w:val="20"/>
                      <w:rtl/>
                    </w:rPr>
                    <w:t>(ب) يُعتد بالنسخة المرسلة إلكترونيًا بين الطرفين في حال وقوع أي خلاف،</w:t>
                  </w:r>
                </w:p>
                <w:p w14:paraId="436B078B" w14:textId="77777777" w:rsidR="00131C26" w:rsidRPr="00633922" w:rsidRDefault="00131C26" w:rsidP="007A06A4">
                  <w:pPr>
                    <w:pStyle w:val="p3"/>
                    <w:bidi/>
                    <w:jc w:val="left"/>
                    <w:rPr>
                      <w:sz w:val="20"/>
                      <w:szCs w:val="20"/>
                      <w:rtl/>
                    </w:rPr>
                  </w:pPr>
                  <w:r>
                    <w:rPr>
                      <w:sz w:val="20"/>
                      <w:szCs w:val="20"/>
                      <w:rtl/>
                    </w:rPr>
                    <w:t>وتُعد هي المرجع النهائي في إثبات بنود العقد ووقت توقيعه، ما لم يُقدَّم الأصل الورقي لإثبات خلاف ذلك.</w:t>
                  </w:r>
                </w:p>
              </w:tc>
            </w:tr>
          </w:tbl>
          <w:p w14:paraId="222C8C1D" w14:textId="77777777" w:rsidR="00C4112A" w:rsidRPr="00633922" w:rsidRDefault="00C4112A" w:rsidP="006543EF">
            <w:pPr>
              <w:pStyle w:val="Heading3"/>
              <w:bidi/>
              <w:jc w:val="center"/>
              <w:rPr>
                <w:b/>
                <w:bCs/>
                <w:color w:val="000000" w:themeColor="text1"/>
                <w:sz w:val="20"/>
                <w:szCs w:val="20"/>
                <w:u w:val="single"/>
              </w:rPr>
            </w:pPr>
            <w:r>
              <w:rPr>
                <w:b/>
                <w:bCs/>
                <w:color w:val="000000" w:themeColor="text1"/>
                <w:sz w:val="20"/>
                <w:szCs w:val="20"/>
                <w:u w:val="single"/>
              </w:rPr>
              <w:t xml:space="preserve">3-16 </w:t>
            </w:r>
            <w:r>
              <w:rPr>
                <w:b/>
                <w:bCs/>
                <w:color w:val="000000" w:themeColor="text1"/>
                <w:sz w:val="20"/>
                <w:szCs w:val="20"/>
                <w:u w:val="single"/>
                <w:rtl/>
              </w:rPr>
              <w:t>اللغة المعتمدة للعقد</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44"/>
              <w:gridCol w:w="5345"/>
            </w:tblGrid>
            <w:tr w:rsidR="00131C26" w:rsidRPr="00633922" w14:paraId="6EAB106A" w14:textId="77777777" w:rsidTr="007A06A4">
              <w:tc>
                <w:tcPr>
                  <w:tcW w:w="5344" w:type="dxa"/>
                </w:tcPr>
                <w:p w14:paraId="22080755" w14:textId="77777777" w:rsidR="00131C26" w:rsidRPr="00633922" w:rsidRDefault="00131C26" w:rsidP="007A06A4">
                  <w:pPr>
                    <w:pStyle w:val="p3"/>
                    <w:bidi/>
                    <w:jc w:val="left"/>
                    <w:rPr>
                      <w:sz w:val="20"/>
                      <w:szCs w:val="20"/>
                      <w:rtl/>
                    </w:rPr>
                  </w:pPr>
                  <w:r>
                    <w:rPr>
                      <w:sz w:val="20"/>
                      <w:szCs w:val="20"/>
                      <w:rtl/>
                    </w:rPr>
                    <w:t xml:space="preserve">(أ) تم تحرير هذا العقد باللغة </w:t>
                  </w:r>
                  <w:r>
                    <w:rPr>
                      <w:rStyle w:val="s2"/>
                      <w:b/>
                      <w:bCs/>
                      <w:sz w:val="20"/>
                      <w:szCs w:val="20"/>
                      <w:rtl/>
                    </w:rPr>
                    <w:t>العربية</w:t>
                  </w:r>
                  <w:r>
                    <w:rPr>
                      <w:sz w:val="20"/>
                      <w:szCs w:val="20"/>
                      <w:rtl/>
                    </w:rPr>
                    <w:t>، ويُعتبر النص العربي هو المرجع القانوني الوحيد في التفسير والتنفيذ.</w:t>
                  </w:r>
                </w:p>
              </w:tc>
              <w:tc>
                <w:tcPr>
                  <w:tcW w:w="5345" w:type="dxa"/>
                </w:tcPr>
                <w:p w14:paraId="290E16B5" w14:textId="77777777" w:rsidR="00131C26" w:rsidRPr="00633922" w:rsidRDefault="00131C26" w:rsidP="00131C26">
                  <w:pPr>
                    <w:pStyle w:val="p3"/>
                    <w:bidi/>
                    <w:jc w:val="left"/>
                    <w:rPr>
                      <w:sz w:val="20"/>
                      <w:szCs w:val="20"/>
                      <w:rtl/>
                    </w:rPr>
                  </w:pPr>
                  <w:r>
                    <w:rPr>
                      <w:sz w:val="20"/>
                      <w:szCs w:val="20"/>
                      <w:rtl/>
                    </w:rPr>
                    <w:t>(ب) وفي حال إعداد نسخة بلغة أخرى لأغراض الترجمة أو العرض على جهات أجنبية،</w:t>
                  </w:r>
                </w:p>
                <w:p w14:paraId="1C89D487" w14:textId="77777777" w:rsidR="00131C26" w:rsidRPr="00633922" w:rsidRDefault="00131C26" w:rsidP="00131C26">
                  <w:pPr>
                    <w:bidi/>
                    <w:rPr>
                      <w:sz w:val="20"/>
                      <w:szCs w:val="20"/>
                      <w:rtl/>
                    </w:rPr>
                  </w:pPr>
                  <w:r>
                    <w:rPr>
                      <w:rFonts w:ascii="Times New Roman" w:hAnsi="Times New Roman" w:cs="Times New Roman" w:hint="cs"/>
                      <w:sz w:val="20"/>
                      <w:szCs w:val="20"/>
                      <w:rtl/>
                    </w:rPr>
                    <w:t>فإن</w:t>
                  </w:r>
                  <w:r>
                    <w:rPr>
                      <w:sz w:val="20"/>
                      <w:szCs w:val="20"/>
                      <w:rtl/>
                    </w:rPr>
                    <w:t xml:space="preserve"> </w:t>
                  </w:r>
                  <w:r>
                    <w:rPr>
                      <w:rFonts w:ascii="Times New Roman" w:hAnsi="Times New Roman" w:cs="Times New Roman" w:hint="cs"/>
                      <w:sz w:val="20"/>
                      <w:szCs w:val="20"/>
                      <w:rtl/>
                    </w:rPr>
                    <w:t>النص</w:t>
                  </w:r>
                  <w:r>
                    <w:rPr>
                      <w:sz w:val="20"/>
                      <w:szCs w:val="20"/>
                      <w:rtl/>
                    </w:rPr>
                    <w:t xml:space="preserve"> </w:t>
                  </w:r>
                  <w:r>
                    <w:rPr>
                      <w:rFonts w:ascii="Times New Roman" w:hAnsi="Times New Roman" w:cs="Times New Roman" w:hint="cs"/>
                      <w:sz w:val="20"/>
                      <w:szCs w:val="20"/>
                      <w:rtl/>
                    </w:rPr>
                    <w:t>العربي</w:t>
                  </w:r>
                  <w:r>
                    <w:rPr>
                      <w:sz w:val="20"/>
                      <w:szCs w:val="20"/>
                      <w:rtl/>
                    </w:rPr>
                    <w:t xml:space="preserve"> </w:t>
                  </w:r>
                  <w:r>
                    <w:rPr>
                      <w:rFonts w:ascii="Times New Roman" w:hAnsi="Times New Roman" w:cs="Times New Roman" w:hint="cs"/>
                      <w:sz w:val="20"/>
                      <w:szCs w:val="20"/>
                      <w:rtl/>
                    </w:rPr>
                    <w:t>هو</w:t>
                  </w:r>
                  <w:r>
                    <w:rPr>
                      <w:sz w:val="20"/>
                      <w:szCs w:val="20"/>
                      <w:rtl/>
                    </w:rPr>
                    <w:t xml:space="preserve"> </w:t>
                  </w:r>
                  <w:r>
                    <w:rPr>
                      <w:rFonts w:ascii="Times New Roman" w:hAnsi="Times New Roman" w:cs="Times New Roman" w:hint="cs"/>
                      <w:sz w:val="20"/>
                      <w:szCs w:val="20"/>
                      <w:rtl/>
                    </w:rPr>
                    <w:t>النص</w:t>
                  </w:r>
                  <w:r>
                    <w:rPr>
                      <w:sz w:val="20"/>
                      <w:szCs w:val="20"/>
                      <w:rtl/>
                    </w:rPr>
                    <w:t xml:space="preserve"> </w:t>
                  </w:r>
                  <w:r>
                    <w:rPr>
                      <w:rStyle w:val="s2"/>
                      <w:rFonts w:ascii="Times New Roman" w:hAnsi="Times New Roman" w:cs="Times New Roman" w:hint="cs"/>
                      <w:b/>
                      <w:bCs/>
                      <w:sz w:val="20"/>
                      <w:szCs w:val="20"/>
                      <w:rtl/>
                    </w:rPr>
                    <w:t>الملزم</w:t>
                  </w:r>
                  <w:r>
                    <w:rPr>
                      <w:rStyle w:val="s2"/>
                      <w:b/>
                      <w:bCs/>
                      <w:sz w:val="20"/>
                      <w:szCs w:val="20"/>
                      <w:rtl/>
                    </w:rPr>
                    <w:t xml:space="preserve"> </w:t>
                  </w:r>
                  <w:r>
                    <w:rPr>
                      <w:rStyle w:val="s2"/>
                      <w:rFonts w:ascii="Times New Roman" w:hAnsi="Times New Roman" w:cs="Times New Roman" w:hint="cs"/>
                      <w:b/>
                      <w:bCs/>
                      <w:sz w:val="20"/>
                      <w:szCs w:val="20"/>
                      <w:rtl/>
                    </w:rPr>
                    <w:t>قانونًا</w:t>
                  </w:r>
                  <w:r>
                    <w:rPr>
                      <w:sz w:val="20"/>
                      <w:szCs w:val="20"/>
                      <w:rtl/>
                    </w:rPr>
                    <w:t xml:space="preserve"> </w:t>
                  </w:r>
                  <w:r>
                    <w:rPr>
                      <w:rFonts w:ascii="Times New Roman" w:hAnsi="Times New Roman" w:cs="Times New Roman" w:hint="cs"/>
                      <w:sz w:val="20"/>
                      <w:szCs w:val="20"/>
                      <w:rtl/>
                    </w:rPr>
                    <w:t>والمُقدَّم</w:t>
                  </w:r>
                  <w:r>
                    <w:rPr>
                      <w:sz w:val="20"/>
                      <w:szCs w:val="20"/>
                      <w:rtl/>
                    </w:rPr>
                    <w:t xml:space="preserve"> </w:t>
                  </w:r>
                  <w:r>
                    <w:rPr>
                      <w:rFonts w:ascii="Times New Roman" w:hAnsi="Times New Roman" w:cs="Times New Roman" w:hint="cs"/>
                      <w:sz w:val="20"/>
                      <w:szCs w:val="20"/>
                      <w:rtl/>
                    </w:rPr>
                    <w:t>عند</w:t>
                  </w:r>
                  <w:r>
                    <w:rPr>
                      <w:sz w:val="20"/>
                      <w:szCs w:val="20"/>
                      <w:rtl/>
                    </w:rPr>
                    <w:t xml:space="preserve"> </w:t>
                  </w:r>
                  <w:r>
                    <w:rPr>
                      <w:rFonts w:ascii="Times New Roman" w:hAnsi="Times New Roman" w:cs="Times New Roman" w:hint="cs"/>
                      <w:sz w:val="20"/>
                      <w:szCs w:val="20"/>
                      <w:rtl/>
                    </w:rPr>
                    <w:t>وجود</w:t>
                  </w:r>
                  <w:r>
                    <w:rPr>
                      <w:sz w:val="20"/>
                      <w:szCs w:val="20"/>
                      <w:rtl/>
                    </w:rPr>
                    <w:t xml:space="preserve"> </w:t>
                  </w:r>
                  <w:r>
                    <w:rPr>
                      <w:rFonts w:ascii="Times New Roman" w:hAnsi="Times New Roman" w:cs="Times New Roman" w:hint="cs"/>
                      <w:sz w:val="20"/>
                      <w:szCs w:val="20"/>
                      <w:rtl/>
                    </w:rPr>
                    <w:t>أي</w:t>
                  </w:r>
                  <w:r>
                    <w:rPr>
                      <w:sz w:val="20"/>
                      <w:szCs w:val="20"/>
                      <w:rtl/>
                    </w:rPr>
                    <w:t xml:space="preserve"> </w:t>
                  </w:r>
                  <w:r>
                    <w:rPr>
                      <w:rFonts w:ascii="Times New Roman" w:hAnsi="Times New Roman" w:cs="Times New Roman" w:hint="cs"/>
                      <w:sz w:val="20"/>
                      <w:szCs w:val="20"/>
                      <w:rtl/>
                    </w:rPr>
                    <w:t>تعارض</w:t>
                  </w:r>
                  <w:r>
                    <w:rPr>
                      <w:sz w:val="20"/>
                      <w:szCs w:val="20"/>
                      <w:rtl/>
                    </w:rPr>
                    <w:t xml:space="preserve"> </w:t>
                  </w:r>
                  <w:r>
                    <w:rPr>
                      <w:rFonts w:ascii="Times New Roman" w:hAnsi="Times New Roman" w:cs="Times New Roman" w:hint="cs"/>
                      <w:sz w:val="20"/>
                      <w:szCs w:val="20"/>
                      <w:rtl/>
                    </w:rPr>
                    <w:t>بين</w:t>
                  </w:r>
                  <w:r>
                    <w:rPr>
                      <w:sz w:val="20"/>
                      <w:szCs w:val="20"/>
                      <w:rtl/>
                    </w:rPr>
                    <w:t xml:space="preserve"> </w:t>
                  </w:r>
                  <w:r>
                    <w:rPr>
                      <w:rFonts w:ascii="Times New Roman" w:hAnsi="Times New Roman" w:cs="Times New Roman" w:hint="cs"/>
                      <w:sz w:val="20"/>
                      <w:szCs w:val="20"/>
                      <w:rtl/>
                    </w:rPr>
                    <w:t>النسختين</w:t>
                  </w:r>
                  <w:r>
                    <w:rPr>
                      <w:sz w:val="20"/>
                      <w:szCs w:val="20"/>
                      <w:rtl/>
                    </w:rPr>
                    <w:t>.</w:t>
                  </w:r>
                </w:p>
              </w:tc>
            </w:tr>
          </w:tbl>
          <w:p w14:paraId="33A19663" w14:textId="77777777" w:rsidR="00C4112A" w:rsidRPr="00633922" w:rsidRDefault="00C4112A" w:rsidP="006543EF">
            <w:pPr>
              <w:pStyle w:val="Heading3"/>
              <w:bidi/>
              <w:jc w:val="center"/>
              <w:rPr>
                <w:b/>
                <w:bCs/>
                <w:color w:val="000000" w:themeColor="text1"/>
                <w:sz w:val="20"/>
                <w:szCs w:val="20"/>
                <w:u w:val="single"/>
              </w:rPr>
            </w:pPr>
            <w:r>
              <w:rPr>
                <w:b/>
                <w:bCs/>
                <w:color w:val="000000" w:themeColor="text1"/>
                <w:sz w:val="20"/>
                <w:szCs w:val="20"/>
                <w:u w:val="single"/>
              </w:rPr>
              <w:lastRenderedPageBreak/>
              <w:t>4-16</w:t>
            </w:r>
            <w:r>
              <w:rPr>
                <w:b/>
                <w:bCs/>
                <w:color w:val="000000" w:themeColor="text1"/>
                <w:sz w:val="20"/>
                <w:szCs w:val="20"/>
                <w:u w:val="single"/>
                <w:rtl/>
              </w:rPr>
              <w:t>النسخ الخاصة بالشركة</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44"/>
              <w:gridCol w:w="5345"/>
            </w:tblGrid>
            <w:tr w:rsidR="00131C26" w:rsidRPr="00633922" w14:paraId="51CCBE01" w14:textId="77777777" w:rsidTr="007A06A4">
              <w:tc>
                <w:tcPr>
                  <w:tcW w:w="5344" w:type="dxa"/>
                </w:tcPr>
                <w:p w14:paraId="591332BF" w14:textId="77777777" w:rsidR="00131C26" w:rsidRPr="00633922" w:rsidRDefault="00131C26" w:rsidP="00131C26">
                  <w:pPr>
                    <w:pStyle w:val="p3"/>
                    <w:bidi/>
                    <w:jc w:val="left"/>
                    <w:rPr>
                      <w:sz w:val="20"/>
                      <w:szCs w:val="20"/>
                    </w:rPr>
                  </w:pPr>
                  <w:r>
                    <w:rPr>
                      <w:sz w:val="20"/>
                      <w:szCs w:val="20"/>
                      <w:rtl/>
                    </w:rPr>
                    <w:t xml:space="preserve">(أ) تحتفظ شركة </w:t>
                  </w:r>
                  <w:r>
                    <w:rPr>
                      <w:rStyle w:val="s2"/>
                      <w:b/>
                      <w:bCs/>
                      <w:sz w:val="20"/>
                      <w:szCs w:val="20"/>
                      <w:rtl/>
                    </w:rPr>
                    <w:t>إيليفاي</w:t>
                  </w:r>
                  <w:r>
                    <w:rPr>
                      <w:rStyle w:val="s2"/>
                      <w:b/>
                      <w:bCs/>
                      <w:sz w:val="20"/>
                      <w:szCs w:val="20"/>
                    </w:rPr>
                    <w:t>ELEVAY</w:t>
                  </w:r>
                  <w:r>
                    <w:rPr>
                      <w:sz w:val="20"/>
                      <w:szCs w:val="20"/>
                      <w:rtl/>
                    </w:rPr>
                    <w:t xml:space="preserve"> بنسخة ورقية وأخرى رقمية من هذا العقد وجميع ملحقاته ومستنداته في سجلاتها القانونية،</w:t>
                  </w:r>
                </w:p>
                <w:p w14:paraId="508EC0F9" w14:textId="77777777" w:rsidR="00131C26" w:rsidRPr="00633922" w:rsidRDefault="00131C26" w:rsidP="00131C26">
                  <w:pPr>
                    <w:pStyle w:val="p3"/>
                    <w:bidi/>
                    <w:jc w:val="left"/>
                    <w:rPr>
                      <w:sz w:val="20"/>
                      <w:szCs w:val="20"/>
                    </w:rPr>
                  </w:pPr>
                  <w:r>
                    <w:rPr>
                      <w:sz w:val="20"/>
                      <w:szCs w:val="20"/>
                      <w:rtl/>
                    </w:rPr>
                    <w:t>ويحق لها تقديمها للجهات المختصة في حال الحاجة لإثبات العلاقة التعاقدية أو التزامات أي من الطرفين.</w:t>
                  </w:r>
                </w:p>
              </w:tc>
              <w:tc>
                <w:tcPr>
                  <w:tcW w:w="5345" w:type="dxa"/>
                </w:tcPr>
                <w:p w14:paraId="0F8DE667" w14:textId="77777777" w:rsidR="00131C26" w:rsidRPr="00633922" w:rsidRDefault="00131C26" w:rsidP="00131C26">
                  <w:pPr>
                    <w:pStyle w:val="p3"/>
                    <w:bidi/>
                    <w:jc w:val="left"/>
                    <w:rPr>
                      <w:sz w:val="20"/>
                      <w:szCs w:val="20"/>
                    </w:rPr>
                  </w:pPr>
                  <w:r>
                    <w:rPr>
                      <w:sz w:val="20"/>
                      <w:szCs w:val="20"/>
                      <w:rtl/>
                    </w:rPr>
                    <w:t xml:space="preserve">(ب) كما يجوز للشركة أرشفة نسخة إلكترونية في نظامها الداخلي أو ضمن خدمات الحوسبة السحابية القانونية لحفظها لمدة لا تقل عن </w:t>
                  </w:r>
                  <w:r>
                    <w:rPr>
                      <w:rStyle w:val="s2"/>
                      <w:b/>
                      <w:bCs/>
                      <w:sz w:val="20"/>
                      <w:szCs w:val="20"/>
                      <w:rtl/>
                    </w:rPr>
                    <w:t>خمس (5) سنوات</w:t>
                  </w:r>
                  <w:r>
                    <w:rPr>
                      <w:sz w:val="20"/>
                      <w:szCs w:val="20"/>
                      <w:rtl/>
                    </w:rPr>
                    <w:t xml:space="preserve"> من تاريخ انتهاء العقد.</w:t>
                  </w:r>
                </w:p>
              </w:tc>
            </w:tr>
          </w:tbl>
          <w:p w14:paraId="36A21C3B" w14:textId="77777777" w:rsidR="00C4112A" w:rsidRDefault="00C4112A" w:rsidP="00131C26">
            <w:pPr>
              <w:pStyle w:val="p3"/>
              <w:bidi/>
              <w:ind w:left="0" w:firstLine="0"/>
              <w:jc w:val="left"/>
              <w:rPr>
                <w:sz w:val="20"/>
                <w:szCs w:val="20"/>
              </w:rPr>
            </w:pPr>
          </w:p>
          <w:p w14:paraId="0F1E658D" w14:textId="77777777" w:rsidR="002A5395" w:rsidRPr="00633922" w:rsidRDefault="002A5395" w:rsidP="002A5395">
            <w:pPr>
              <w:pStyle w:val="p3"/>
              <w:bidi/>
              <w:ind w:left="0" w:firstLine="0"/>
              <w:jc w:val="left"/>
              <w:rPr>
                <w:sz w:val="20"/>
                <w:szCs w:val="20"/>
              </w:rPr>
            </w:pPr>
          </w:p>
          <w:tbl>
            <w:tblPr>
              <w:tblStyle w:val="TableGrid"/>
              <w:bidiVisual/>
              <w:tblW w:w="0" w:type="auto"/>
              <w:tblInd w:w="3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92"/>
              <w:gridCol w:w="5192"/>
            </w:tblGrid>
            <w:tr w:rsidR="00C4112A" w:rsidRPr="00633922" w14:paraId="0038EF63" w14:textId="77777777" w:rsidTr="00C4112A">
              <w:tc>
                <w:tcPr>
                  <w:tcW w:w="5344" w:type="dxa"/>
                </w:tcPr>
                <w:p w14:paraId="0421E48B" w14:textId="77777777" w:rsidR="00C4112A" w:rsidRPr="00633922" w:rsidRDefault="00C4112A" w:rsidP="006543EF">
                  <w:pPr>
                    <w:bidi/>
                    <w:spacing w:before="100" w:beforeAutospacing="1" w:after="100" w:afterAutospacing="1"/>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tl/>
                    </w:rPr>
                    <w:t>الطرف</w:t>
                  </w:r>
                  <w:r>
                    <w:rPr>
                      <w:rFonts w:ascii="Times New Roman" w:eastAsia="Times New Roman" w:hAnsi="Times New Roman" w:cs="Times New Roman" w:hint="cs"/>
                      <w:b/>
                      <w:bCs/>
                      <w:sz w:val="20"/>
                      <w:szCs w:val="20"/>
                      <w:rtl/>
                    </w:rPr>
                    <w:t xml:space="preserve"> الاول</w:t>
                  </w:r>
                  <w:r>
                    <w:rPr>
                      <w:rFonts w:ascii="Times New Roman" w:eastAsia="Times New Roman" w:hAnsi="Times New Roman" w:cs="Times New Roman"/>
                      <w:b/>
                      <w:bCs/>
                      <w:sz w:val="20"/>
                      <w:szCs w:val="20"/>
                      <w:rtl/>
                    </w:rPr>
                    <w:t xml:space="preserve">: </w:t>
                  </w:r>
                  <w:r>
                    <w:rPr>
                      <w:rFonts w:ascii="Times New Roman" w:eastAsia="Times New Roman" w:hAnsi="Times New Roman" w:cs="Times New Roman" w:hint="cs"/>
                      <w:b/>
                      <w:bCs/>
                      <w:sz w:val="20"/>
                      <w:szCs w:val="20"/>
                      <w:rtl/>
                    </w:rPr>
                    <w:t xml:space="preserve">شركة </w:t>
                  </w:r>
                  <w:r>
                    <w:rPr>
                      <w:rFonts w:ascii="Times New Roman" w:eastAsia="Times New Roman" w:hAnsi="Times New Roman" w:cs="Times New Roman"/>
                      <w:b/>
                      <w:bCs/>
                      <w:sz w:val="20"/>
                      <w:szCs w:val="20"/>
                    </w:rPr>
                    <w:t>ELEVAY</w:t>
                  </w:r>
                </w:p>
                <w:p w14:paraId="23496B8F" w14:textId="77777777" w:rsidR="00C4112A" w:rsidRPr="00633922" w:rsidRDefault="00C4112A" w:rsidP="006543EF">
                  <w:pPr>
                    <w:bidi/>
                    <w:spacing w:before="100" w:beforeAutospacing="1" w:after="100" w:afterAutospacing="1"/>
                    <w:jc w:val="center"/>
                    <w:rPr>
                      <w:rFonts w:ascii="Times New Roman" w:eastAsia="Times New Roman" w:hAnsi="Times New Roman" w:cs="Times New Roman"/>
                      <w:sz w:val="20"/>
                      <w:szCs w:val="20"/>
                      <w:rtl/>
                    </w:rPr>
                  </w:pPr>
                  <w:r>
                    <w:rPr>
                      <w:rFonts w:ascii="Times New Roman" w:eastAsia="Times New Roman" w:hAnsi="Times New Roman" w:cs="Times New Roman" w:hint="cs"/>
                      <w:sz w:val="20"/>
                      <w:szCs w:val="20"/>
                      <w:rtl/>
                    </w:rPr>
                    <w:t>الممثل القانوني:</w:t>
                  </w:r>
                </w:p>
                <w:p w14:paraId="52B0163A" w14:textId="77777777" w:rsidR="00C4112A" w:rsidRPr="00633922" w:rsidRDefault="00C4112A" w:rsidP="006543EF">
                  <w:pPr>
                    <w:bidi/>
                    <w:spacing w:before="100" w:beforeAutospacing="1" w:after="100" w:afterAutospacing="1"/>
                    <w:jc w:val="center"/>
                    <w:rPr>
                      <w:rFonts w:ascii="Times New Roman" w:eastAsia="Times New Roman" w:hAnsi="Times New Roman" w:cs="Times New Roman"/>
                      <w:sz w:val="20"/>
                      <w:szCs w:val="20"/>
                      <w:rtl/>
                    </w:rPr>
                  </w:pPr>
                  <w:r>
                    <w:rPr>
                      <w:rFonts w:ascii="Times New Roman" w:eastAsia="Times New Roman" w:hAnsi="Times New Roman" w:cs="Times New Roman"/>
                      <w:sz w:val="20"/>
                      <w:szCs w:val="20"/>
                      <w:rtl/>
                    </w:rPr>
                    <w:t>الاسم: ………………………</w:t>
                  </w:r>
                </w:p>
                <w:p w14:paraId="4851A1A3" w14:textId="77777777" w:rsidR="00C4112A" w:rsidRPr="00633922" w:rsidRDefault="00C4112A" w:rsidP="006543EF">
                  <w:pPr>
                    <w:bidi/>
                    <w:spacing w:before="100" w:beforeAutospacing="1" w:after="100" w:afterAutospacing="1"/>
                    <w:jc w:val="center"/>
                    <w:rPr>
                      <w:rFonts w:ascii="Times New Roman" w:eastAsia="Times New Roman" w:hAnsi="Times New Roman" w:cs="Times New Roman"/>
                      <w:sz w:val="20"/>
                      <w:szCs w:val="20"/>
                      <w:rtl/>
                    </w:rPr>
                  </w:pPr>
                  <w:r>
                    <w:rPr>
                      <w:rFonts w:ascii="Times New Roman" w:eastAsia="Times New Roman" w:hAnsi="Times New Roman" w:cs="Times New Roman"/>
                      <w:sz w:val="20"/>
                      <w:szCs w:val="20"/>
                      <w:rtl/>
                    </w:rPr>
                    <w:t>التوقيع: …………………….</w:t>
                  </w:r>
                </w:p>
                <w:p w14:paraId="7EB2B9A3" w14:textId="77777777" w:rsidR="00C4112A" w:rsidRPr="00633922" w:rsidRDefault="00C4112A" w:rsidP="006543EF">
                  <w:pPr>
                    <w:bidi/>
                    <w:spacing w:before="100" w:beforeAutospacing="1" w:after="100" w:afterAutospacing="1"/>
                    <w:jc w:val="center"/>
                    <w:rPr>
                      <w:rFonts w:ascii="Times New Roman" w:eastAsia="Times New Roman" w:hAnsi="Times New Roman" w:cs="Times New Roman"/>
                      <w:sz w:val="20"/>
                      <w:szCs w:val="20"/>
                      <w:rtl/>
                    </w:rPr>
                  </w:pPr>
                  <w:r>
                    <w:rPr>
                      <w:rFonts w:ascii="Times New Roman" w:eastAsia="Times New Roman" w:hAnsi="Times New Roman" w:cs="Times New Roman"/>
                      <w:sz w:val="20"/>
                      <w:szCs w:val="20"/>
                      <w:rtl/>
                    </w:rPr>
                    <w:t>الصفة: ………………………</w:t>
                  </w:r>
                </w:p>
              </w:tc>
              <w:tc>
                <w:tcPr>
                  <w:tcW w:w="5345" w:type="dxa"/>
                </w:tcPr>
                <w:p w14:paraId="298890BC" w14:textId="77777777" w:rsidR="00C4112A" w:rsidRPr="00633922" w:rsidRDefault="00C4112A" w:rsidP="006543EF">
                  <w:pPr>
                    <w:bidi/>
                    <w:spacing w:before="100" w:beforeAutospacing="1" w:after="100" w:afterAutospacing="1"/>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tl/>
                    </w:rPr>
                    <w:t>الطرف الثاني: العميل</w:t>
                  </w:r>
                </w:p>
                <w:p w14:paraId="77255323" w14:textId="77777777" w:rsidR="00C4112A" w:rsidRPr="00633922" w:rsidRDefault="00C4112A" w:rsidP="006543EF">
                  <w:pPr>
                    <w:bidi/>
                    <w:spacing w:before="100" w:beforeAutospacing="1" w:after="100" w:afterAutospacing="1"/>
                    <w:jc w:val="center"/>
                    <w:rPr>
                      <w:rFonts w:ascii="Times New Roman" w:eastAsia="Times New Roman" w:hAnsi="Times New Roman" w:cs="Times New Roman"/>
                      <w:sz w:val="20"/>
                      <w:szCs w:val="20"/>
                      <w:rtl/>
                    </w:rPr>
                  </w:pPr>
                  <w:r>
                    <w:rPr>
                      <w:rFonts w:ascii="Times New Roman" w:eastAsia="Times New Roman" w:hAnsi="Times New Roman" w:cs="Times New Roman"/>
                      <w:sz w:val="20"/>
                      <w:szCs w:val="20"/>
                      <w:rtl/>
                    </w:rPr>
                    <w:t>الاسم: ………………………</w:t>
                  </w:r>
                </w:p>
                <w:p w14:paraId="6DF3538F" w14:textId="77777777" w:rsidR="00C4112A" w:rsidRPr="00633922" w:rsidRDefault="00C4112A" w:rsidP="006543EF">
                  <w:pPr>
                    <w:bidi/>
                    <w:spacing w:before="100" w:beforeAutospacing="1" w:after="100" w:afterAutospacing="1"/>
                    <w:jc w:val="center"/>
                    <w:rPr>
                      <w:rFonts w:ascii="Times New Roman" w:eastAsia="Times New Roman" w:hAnsi="Times New Roman" w:cs="Times New Roman"/>
                      <w:sz w:val="20"/>
                      <w:szCs w:val="20"/>
                      <w:rtl/>
                    </w:rPr>
                  </w:pPr>
                  <w:r>
                    <w:rPr>
                      <w:rFonts w:ascii="Times New Roman" w:eastAsia="Times New Roman" w:hAnsi="Times New Roman" w:cs="Times New Roman"/>
                      <w:sz w:val="20"/>
                      <w:szCs w:val="20"/>
                      <w:rtl/>
                    </w:rPr>
                    <w:t>التوقيع: …………………….</w:t>
                  </w:r>
                </w:p>
                <w:p w14:paraId="2AD979BB" w14:textId="77777777" w:rsidR="00C4112A" w:rsidRPr="00633922" w:rsidRDefault="00C4112A" w:rsidP="006543EF">
                  <w:pPr>
                    <w:bidi/>
                    <w:spacing w:before="100" w:beforeAutospacing="1" w:after="100" w:afterAutospacing="1"/>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tl/>
                    </w:rPr>
                    <w:t>الصفة: ………………………</w:t>
                  </w:r>
                </w:p>
                <w:p w14:paraId="741FBA3F" w14:textId="77777777" w:rsidR="00C4112A" w:rsidRPr="00633922" w:rsidRDefault="00C4112A" w:rsidP="00C4112A">
                  <w:pPr>
                    <w:pStyle w:val="p3"/>
                    <w:bidi/>
                    <w:ind w:left="0" w:firstLine="0"/>
                    <w:jc w:val="left"/>
                    <w:rPr>
                      <w:sz w:val="20"/>
                      <w:szCs w:val="20"/>
                      <w:rtl/>
                    </w:rPr>
                  </w:pPr>
                </w:p>
              </w:tc>
            </w:tr>
          </w:tbl>
          <w:p w14:paraId="23445D0B" w14:textId="77777777" w:rsidR="00C4112A" w:rsidRPr="00633922" w:rsidRDefault="00C4112A" w:rsidP="00C4112A">
            <w:pPr>
              <w:pStyle w:val="p3"/>
              <w:bidi/>
              <w:jc w:val="left"/>
              <w:rPr>
                <w:sz w:val="20"/>
                <w:szCs w:val="20"/>
                <w:rtl/>
              </w:rPr>
            </w:pPr>
          </w:p>
          <w:p w14:paraId="10B22BB1" w14:textId="77777777" w:rsidR="00137943" w:rsidRPr="00633922" w:rsidRDefault="00137943" w:rsidP="00C4112A">
            <w:pPr>
              <w:bidi/>
              <w:spacing w:before="100" w:beforeAutospacing="1" w:after="100" w:afterAutospacing="1"/>
              <w:rPr>
                <w:rFonts w:cstheme="minorHAnsi"/>
                <w:b/>
                <w:bCs/>
                <w:sz w:val="20"/>
                <w:szCs w:val="20"/>
                <w:rtl/>
              </w:rPr>
            </w:pPr>
          </w:p>
        </w:tc>
      </w:tr>
      <w:tr w:rsidR="009F255C" w:rsidRPr="00633922" w14:paraId="34CB63E9" w14:textId="77777777" w:rsidTr="00727246">
        <w:trPr>
          <w:jc w:val="center"/>
        </w:trPr>
        <w:tc>
          <w:tcPr>
            <w:tcW w:w="10915" w:type="dxa"/>
            <w:gridSpan w:val="2"/>
          </w:tcPr>
          <w:p w14:paraId="0868BA9A" w14:textId="77777777" w:rsidR="009F255C" w:rsidRPr="00633922" w:rsidRDefault="009F255C" w:rsidP="00CF2BE1">
            <w:pPr>
              <w:bidi/>
              <w:spacing w:line="360" w:lineRule="auto"/>
              <w:rPr>
                <w:rFonts w:cstheme="minorHAnsi"/>
                <w:b/>
                <w:bCs/>
                <w:sz w:val="20"/>
                <w:szCs w:val="20"/>
                <w:u w:val="single"/>
                <w:rtl/>
              </w:rPr>
            </w:pPr>
          </w:p>
        </w:tc>
      </w:tr>
      <w:tr w:rsidR="00483CEF" w:rsidRPr="00633922" w14:paraId="0C98675E" w14:textId="77777777" w:rsidTr="00727246">
        <w:trPr>
          <w:gridAfter w:val="1"/>
          <w:wAfter w:w="318" w:type="dxa"/>
          <w:trHeight w:val="90"/>
          <w:jc w:val="center"/>
        </w:trPr>
        <w:tc>
          <w:tcPr>
            <w:tcW w:w="10597" w:type="dxa"/>
          </w:tcPr>
          <w:p w14:paraId="2546E1FD" w14:textId="77777777" w:rsidR="00483CEF" w:rsidRDefault="00483CEF" w:rsidP="00483CEF">
            <w:pPr>
              <w:bidi/>
              <w:spacing w:line="360" w:lineRule="auto"/>
              <w:jc w:val="highKashida"/>
              <w:rPr>
                <w:rFonts w:cstheme="minorHAnsi"/>
                <w:sz w:val="20"/>
                <w:szCs w:val="20"/>
              </w:rPr>
            </w:pPr>
          </w:p>
          <w:p w14:paraId="78ACECD5" w14:textId="77777777" w:rsidR="002A5395" w:rsidRDefault="002A5395" w:rsidP="002A5395">
            <w:pPr>
              <w:bidi/>
              <w:spacing w:line="360" w:lineRule="auto"/>
              <w:jc w:val="highKashida"/>
              <w:rPr>
                <w:rFonts w:cstheme="minorHAnsi"/>
                <w:sz w:val="20"/>
                <w:szCs w:val="20"/>
              </w:rPr>
            </w:pPr>
          </w:p>
          <w:p w14:paraId="1FA05B9C" w14:textId="77777777" w:rsidR="002A5395" w:rsidRDefault="002A5395" w:rsidP="002A5395">
            <w:pPr>
              <w:bidi/>
              <w:spacing w:line="360" w:lineRule="auto"/>
              <w:jc w:val="highKashida"/>
              <w:rPr>
                <w:rFonts w:cstheme="minorHAnsi"/>
                <w:sz w:val="20"/>
                <w:szCs w:val="20"/>
              </w:rPr>
            </w:pPr>
          </w:p>
          <w:p w14:paraId="725E3664" w14:textId="77777777" w:rsidR="002A5395" w:rsidRDefault="002A5395" w:rsidP="002A5395">
            <w:pPr>
              <w:bidi/>
              <w:spacing w:line="360" w:lineRule="auto"/>
              <w:jc w:val="highKashida"/>
              <w:rPr>
                <w:rFonts w:cstheme="minorHAnsi"/>
                <w:sz w:val="20"/>
                <w:szCs w:val="20"/>
              </w:rPr>
            </w:pPr>
          </w:p>
          <w:p w14:paraId="3FA403EA" w14:textId="77777777" w:rsidR="002A5395" w:rsidRDefault="002A5395" w:rsidP="002A5395">
            <w:pPr>
              <w:bidi/>
              <w:spacing w:line="360" w:lineRule="auto"/>
              <w:jc w:val="highKashida"/>
              <w:rPr>
                <w:rFonts w:cstheme="minorHAnsi"/>
                <w:sz w:val="20"/>
                <w:szCs w:val="20"/>
              </w:rPr>
            </w:pPr>
          </w:p>
          <w:p w14:paraId="636E5214" w14:textId="77777777" w:rsidR="002A5395" w:rsidRDefault="002A5395" w:rsidP="002A5395">
            <w:pPr>
              <w:bidi/>
              <w:spacing w:line="360" w:lineRule="auto"/>
              <w:jc w:val="highKashida"/>
              <w:rPr>
                <w:rFonts w:cstheme="minorHAnsi"/>
                <w:sz w:val="20"/>
                <w:szCs w:val="20"/>
              </w:rPr>
            </w:pPr>
          </w:p>
          <w:p w14:paraId="00D43F13" w14:textId="77777777" w:rsidR="002A5395" w:rsidRDefault="002A5395" w:rsidP="002A5395">
            <w:pPr>
              <w:bidi/>
              <w:spacing w:line="360" w:lineRule="auto"/>
              <w:jc w:val="highKashida"/>
              <w:rPr>
                <w:rFonts w:cstheme="minorHAnsi"/>
                <w:sz w:val="20"/>
                <w:szCs w:val="20"/>
              </w:rPr>
            </w:pPr>
          </w:p>
          <w:p w14:paraId="1686E6E0" w14:textId="77777777" w:rsidR="002A5395" w:rsidRDefault="002A5395" w:rsidP="002A5395">
            <w:pPr>
              <w:bidi/>
              <w:spacing w:line="360" w:lineRule="auto"/>
              <w:jc w:val="highKashida"/>
              <w:rPr>
                <w:rFonts w:cstheme="minorHAnsi"/>
                <w:sz w:val="20"/>
                <w:szCs w:val="20"/>
              </w:rPr>
            </w:pPr>
          </w:p>
          <w:p w14:paraId="3AE98593" w14:textId="77777777" w:rsidR="002A5395" w:rsidRDefault="002A5395" w:rsidP="002A5395">
            <w:pPr>
              <w:bidi/>
              <w:spacing w:line="360" w:lineRule="auto"/>
              <w:jc w:val="highKashida"/>
              <w:rPr>
                <w:rFonts w:cstheme="minorHAnsi"/>
                <w:sz w:val="20"/>
                <w:szCs w:val="20"/>
              </w:rPr>
            </w:pPr>
          </w:p>
          <w:p w14:paraId="0733CBE4" w14:textId="77777777" w:rsidR="002A5395" w:rsidRDefault="002A5395" w:rsidP="002A5395">
            <w:pPr>
              <w:bidi/>
              <w:spacing w:line="360" w:lineRule="auto"/>
              <w:jc w:val="highKashida"/>
              <w:rPr>
                <w:rFonts w:cstheme="minorHAnsi"/>
                <w:sz w:val="20"/>
                <w:szCs w:val="20"/>
              </w:rPr>
            </w:pPr>
          </w:p>
          <w:p w14:paraId="47F8DDE4" w14:textId="77777777" w:rsidR="002A5395" w:rsidRDefault="002A5395" w:rsidP="002A5395">
            <w:pPr>
              <w:bidi/>
              <w:spacing w:line="360" w:lineRule="auto"/>
              <w:jc w:val="highKashida"/>
              <w:rPr>
                <w:rFonts w:cstheme="minorHAnsi"/>
                <w:sz w:val="20"/>
                <w:szCs w:val="20"/>
              </w:rPr>
            </w:pPr>
          </w:p>
          <w:p w14:paraId="147E8086" w14:textId="77777777" w:rsidR="002A5395" w:rsidRDefault="002A5395" w:rsidP="002A5395">
            <w:pPr>
              <w:bidi/>
              <w:spacing w:line="360" w:lineRule="auto"/>
              <w:jc w:val="highKashida"/>
              <w:rPr>
                <w:rFonts w:cstheme="minorHAnsi"/>
                <w:sz w:val="20"/>
                <w:szCs w:val="20"/>
              </w:rPr>
            </w:pPr>
          </w:p>
          <w:p w14:paraId="09CAF0D9" w14:textId="77777777" w:rsidR="002A5395" w:rsidRDefault="002A5395" w:rsidP="002A5395">
            <w:pPr>
              <w:bidi/>
              <w:spacing w:line="360" w:lineRule="auto"/>
              <w:jc w:val="highKashida"/>
              <w:rPr>
                <w:rFonts w:cstheme="minorHAnsi"/>
                <w:sz w:val="20"/>
                <w:szCs w:val="20"/>
              </w:rPr>
            </w:pPr>
          </w:p>
          <w:p w14:paraId="79C4C3CC" w14:textId="77777777" w:rsidR="002A5395" w:rsidRPr="00633922" w:rsidRDefault="002A5395" w:rsidP="002A5395">
            <w:pPr>
              <w:bidi/>
              <w:spacing w:line="360" w:lineRule="auto"/>
              <w:jc w:val="highKashida"/>
              <w:rPr>
                <w:rFonts w:cstheme="minorHAnsi"/>
                <w:sz w:val="20"/>
                <w:szCs w:val="20"/>
                <w:rtl/>
              </w:rPr>
            </w:pPr>
          </w:p>
        </w:tc>
      </w:tr>
    </w:tbl>
    <w:p w14:paraId="4DC2372C" w14:textId="77777777" w:rsidR="00483CEF" w:rsidRPr="00633922" w:rsidRDefault="00483CEF" w:rsidP="003C2465">
      <w:pPr>
        <w:spacing w:line="360" w:lineRule="auto"/>
        <w:jc w:val="highKashida"/>
        <w:rPr>
          <w:rFonts w:cstheme="minorHAnsi"/>
          <w:sz w:val="20"/>
          <w:szCs w:val="20"/>
          <w:rtl/>
        </w:rPr>
        <w:sectPr w:rsidR="00483CEF" w:rsidRPr="00633922" w:rsidSect="002A5395">
          <w:type w:val="continuous"/>
          <w:pgSz w:w="12240" w:h="15840"/>
          <w:pgMar w:top="322" w:right="2034" w:bottom="2344" w:left="2127" w:header="166" w:footer="113" w:gutter="0"/>
          <w:pgBorders w:offsetFrom="page">
            <w:top w:val="double" w:sz="4" w:space="24" w:color="auto"/>
            <w:left w:val="double" w:sz="4" w:space="24" w:color="auto"/>
            <w:bottom w:val="double" w:sz="4" w:space="24" w:color="auto"/>
            <w:right w:val="double" w:sz="4" w:space="24" w:color="auto"/>
          </w:pgBorders>
          <w:cols w:space="720"/>
          <w:docGrid w:linePitch="299"/>
        </w:sectPr>
      </w:pPr>
    </w:p>
    <w:p w14:paraId="2ECB6B67" w14:textId="77777777" w:rsidR="00EB2B23" w:rsidRPr="00A13580" w:rsidRDefault="00EB2B23" w:rsidP="00733833">
      <w:pPr>
        <w:pStyle w:val="NoSpacing"/>
        <w:jc w:val="center"/>
        <w:rPr>
          <w:b/>
          <w:bCs/>
          <w:u w:val="single"/>
        </w:rPr>
      </w:pPr>
      <w:r>
        <w:rPr>
          <w:rFonts w:hint="cs"/>
          <w:b/>
          <w:bCs/>
          <w:u w:val="single"/>
          <w:rtl/>
        </w:rPr>
        <w:lastRenderedPageBreak/>
        <w:t>ملحق تعاقد</w:t>
      </w:r>
    </w:p>
    <w:p w14:paraId="4CE40EC8" w14:textId="77777777" w:rsidR="00EB2B23" w:rsidRDefault="00EB2B23" w:rsidP="00EB2B23">
      <w:pPr>
        <w:pStyle w:val="NoSpacing"/>
        <w:jc w:val="right"/>
        <w:rPr>
          <w:b/>
          <w:bCs/>
          <w:u w:val="single"/>
          <w:rtl/>
        </w:rPr>
      </w:pPr>
    </w:p>
    <w:p w14:paraId="6417E99E" w14:textId="77777777" w:rsidR="00EB2B23" w:rsidRPr="00D05849" w:rsidRDefault="00EB2B23" w:rsidP="00EB2B23">
      <w:pPr>
        <w:pStyle w:val="NoSpacing"/>
        <w:jc w:val="right"/>
        <w:rPr>
          <w:rtl/>
        </w:rPr>
      </w:pPr>
      <w:r>
        <w:rPr>
          <w:rFonts w:hint="cs"/>
          <w:rtl/>
        </w:rPr>
        <w:t xml:space="preserve">يعد هذا ملحق للتعاقد الذي تم بين طرفي العقد الخاص بالحصول على </w:t>
      </w:r>
      <w:r>
        <w:rPr>
          <w:rFonts w:cstheme="minorBidi" w:hint="cs"/>
          <w:rtl/>
        </w:rPr>
        <w:t>الإقامة</w:t>
      </w:r>
      <w:r>
        <w:rPr>
          <w:rFonts w:hint="cs"/>
          <w:rtl/>
        </w:rPr>
        <w:t xml:space="preserve"> الاسبانية حيث يوضح هذا العقد الخدمات التي تكون خارج نطاق التعاقد </w:t>
      </w:r>
      <w:r>
        <w:rPr>
          <w:rFonts w:cstheme="minorBidi" w:hint="cs"/>
          <w:rtl/>
        </w:rPr>
        <w:t>الأصلي</w:t>
      </w:r>
      <w:r>
        <w:rPr>
          <w:rFonts w:hint="cs"/>
          <w:rtl/>
        </w:rPr>
        <w:t xml:space="preserve"> ويحتاج العميل الي تنفيذها سواء بمساعدة الطرف </w:t>
      </w:r>
      <w:r>
        <w:rPr>
          <w:rFonts w:cstheme="minorBidi" w:hint="cs"/>
          <w:rtl/>
        </w:rPr>
        <w:t>الأول</w:t>
      </w:r>
      <w:r>
        <w:rPr>
          <w:rFonts w:hint="cs"/>
          <w:rtl/>
        </w:rPr>
        <w:t xml:space="preserve"> شركة ايليفاي او </w:t>
      </w:r>
      <w:r>
        <w:rPr>
          <w:rFonts w:cstheme="minorBidi" w:hint="cs"/>
          <w:rtl/>
        </w:rPr>
        <w:t>أي</w:t>
      </w:r>
      <w:r>
        <w:rPr>
          <w:rFonts w:hint="cs"/>
          <w:rtl/>
        </w:rPr>
        <w:t xml:space="preserve"> مقدم خدمة اخر</w:t>
      </w:r>
    </w:p>
    <w:p w14:paraId="046A3FDF" w14:textId="77777777" w:rsidR="00EB2B23" w:rsidRDefault="00EB2B23" w:rsidP="00EB2B23">
      <w:pPr>
        <w:pStyle w:val="NoSpacing"/>
        <w:jc w:val="right"/>
        <w:rPr>
          <w:b/>
          <w:bCs/>
          <w:u w:val="single"/>
          <w:rtl/>
        </w:rPr>
      </w:pPr>
    </w:p>
    <w:p w14:paraId="7B210FF2" w14:textId="77777777" w:rsidR="00EB2B23" w:rsidRDefault="00EB2B23" w:rsidP="00EB2B23">
      <w:pPr>
        <w:pStyle w:val="NoSpacing"/>
        <w:jc w:val="right"/>
        <w:rPr>
          <w:b/>
          <w:bCs/>
          <w:u w:val="single"/>
          <w:rtl/>
        </w:rPr>
      </w:pPr>
    </w:p>
    <w:p w14:paraId="3E6DB11F" w14:textId="77777777" w:rsidR="00EB2B23" w:rsidRPr="00D05849" w:rsidRDefault="00EB2B23" w:rsidP="00EB2B23">
      <w:pPr>
        <w:pStyle w:val="NoSpacing"/>
        <w:jc w:val="right"/>
        <w:rPr>
          <w:b/>
          <w:bCs/>
          <w:u w:val="single"/>
        </w:rPr>
      </w:pPr>
      <w:r>
        <w:rPr>
          <w:rFonts w:hint="cs"/>
          <w:b/>
          <w:bCs/>
          <w:u w:val="single"/>
          <w:rtl/>
        </w:rPr>
        <w:t xml:space="preserve">أولا: </w:t>
      </w:r>
      <w:r>
        <w:rPr>
          <w:b/>
          <w:bCs/>
          <w:u w:val="single"/>
          <w:rtl/>
        </w:rPr>
        <w:t>خدمات ما بعد الحصول على الإقامة – إسبانيا</w:t>
      </w:r>
    </w:p>
    <w:p w14:paraId="1130D5FF" w14:textId="77777777" w:rsidR="00EB2B23" w:rsidRPr="009B6923" w:rsidRDefault="00EB2B23" w:rsidP="00EB2B23">
      <w:pPr>
        <w:pStyle w:val="NoSpacing"/>
        <w:bidi/>
      </w:pPr>
      <w:r>
        <w:rPr>
          <w:rtl/>
        </w:rPr>
        <w:t>مع استمرار تطور إجراءات ما بعد الحصول على الإقامة في إسبانيا، أصبحت بعض الخطوات الإلزامية أكثر حساسية من حيث المواعيد الزمنية وأكثر تنظيماً.</w:t>
      </w:r>
    </w:p>
    <w:p w14:paraId="198E420C" w14:textId="77777777" w:rsidR="00EB2B23" w:rsidRPr="009B6923" w:rsidRDefault="00EB2B23" w:rsidP="00EB2B23">
      <w:pPr>
        <w:pStyle w:val="NoSpacing"/>
        <w:bidi/>
        <w:rPr>
          <w:rtl/>
        </w:rPr>
      </w:pPr>
      <w:r>
        <w:rPr>
          <w:rtl/>
        </w:rPr>
        <w:t xml:space="preserve">بعد صدور الموافقة على طلب الإقامة، يُطلب من العميل تفعيل تسجيله في نظام الضمان الاجتماعي الإسباني خلال فترة زمنية </w:t>
      </w:r>
      <w:r>
        <w:rPr>
          <w:rFonts w:hint="cs"/>
          <w:rtl/>
        </w:rPr>
        <w:t>قصيرة</w:t>
      </w:r>
      <w:r>
        <w:t xml:space="preserve"> </w:t>
      </w:r>
      <w:r>
        <w:rPr>
          <w:rFonts w:hint="cs"/>
          <w:rtl/>
        </w:rPr>
        <w:t>لا تتجاوز ال ٤ أيام عمل.</w:t>
      </w:r>
      <w:r>
        <w:rPr>
          <w:rtl/>
        </w:rPr>
        <w:t xml:space="preserve"> ويتطلب ذلك الحصول على شهادة رقمية (</w:t>
      </w:r>
      <w:r>
        <w:t>Digital Certificate</w:t>
      </w:r>
      <w:r>
        <w:rPr>
          <w:rtl/>
        </w:rPr>
        <w:t>)، والتي لا يمكن إصدارها إلا بعد استلام بطاقة الإقامة (</w:t>
      </w:r>
      <w:r>
        <w:t>TIE</w:t>
      </w:r>
      <w:r>
        <w:rPr>
          <w:rtl/>
        </w:rPr>
        <w:t>)، والتي يتم إصدارها عادةً خلال 25 يوماً من تاريخ استكمال إجراءات البصمة.</w:t>
      </w:r>
    </w:p>
    <w:p w14:paraId="018898DC" w14:textId="77777777" w:rsidR="00EB2B23" w:rsidRDefault="00EB2B23" w:rsidP="00EB2B23">
      <w:pPr>
        <w:pStyle w:val="NoSpacing"/>
        <w:bidi/>
        <w:rPr>
          <w:rtl/>
        </w:rPr>
      </w:pPr>
      <w:r>
        <w:rPr>
          <w:rtl/>
        </w:rPr>
        <w:t>ولضمان الامتثال الكامل لجميع المتطلبات القانونية، يتولى فريقنا تجهيز وإدارة كافة الإجراءات اللازمة قبل وصولكم إلى إسبانيا.</w:t>
      </w:r>
    </w:p>
    <w:p w14:paraId="705CE2DF" w14:textId="77777777" w:rsidR="00EB2B23" w:rsidRPr="009B6923" w:rsidRDefault="00EB2B23" w:rsidP="00EB2B23">
      <w:pPr>
        <w:pStyle w:val="NoSpacing"/>
        <w:bidi/>
        <w:rPr>
          <w:rtl/>
        </w:rPr>
      </w:pPr>
    </w:p>
    <w:p w14:paraId="367872A2" w14:textId="77777777" w:rsidR="00EB2B23" w:rsidRPr="00D05849" w:rsidRDefault="00EB2B23" w:rsidP="00EB2B23">
      <w:pPr>
        <w:pStyle w:val="NoSpacing"/>
        <w:bidi/>
        <w:rPr>
          <w:b/>
          <w:bCs/>
          <w:u w:val="single"/>
          <w:rtl/>
        </w:rPr>
      </w:pPr>
      <w:r>
        <w:rPr>
          <w:b/>
          <w:bCs/>
          <w:u w:val="single"/>
          <w:rtl/>
        </w:rPr>
        <w:t>رسوم خدمات ما بعد الحصول على الإقامة</w:t>
      </w:r>
      <w:r>
        <w:rPr>
          <w:rFonts w:hint="cs"/>
          <w:b/>
          <w:bCs/>
          <w:u w:val="single"/>
          <w:rtl/>
        </w:rPr>
        <w:t xml:space="preserve"> (الزاميه يشترط تنفيذها سواء عبر شركة ايليفاي او </w:t>
      </w:r>
      <w:r>
        <w:rPr>
          <w:rFonts w:cstheme="minorBidi" w:hint="cs"/>
          <w:b/>
          <w:bCs/>
          <w:u w:val="single"/>
          <w:rtl/>
        </w:rPr>
        <w:t>أي</w:t>
      </w:r>
      <w:r>
        <w:rPr>
          <w:rFonts w:hint="cs"/>
          <w:b/>
          <w:bCs/>
          <w:u w:val="single"/>
          <w:rtl/>
        </w:rPr>
        <w:t xml:space="preserve"> مزود خدمه اخر):</w:t>
      </w:r>
    </w:p>
    <w:p w14:paraId="45D28C30" w14:textId="77777777" w:rsidR="00EB2B23" w:rsidRDefault="00EB2B23" w:rsidP="00EB2B23">
      <w:pPr>
        <w:pStyle w:val="NoSpacing"/>
        <w:bidi/>
        <w:rPr>
          <w:b/>
          <w:bCs/>
          <w:rtl/>
        </w:rPr>
      </w:pPr>
    </w:p>
    <w:p w14:paraId="3958F763" w14:textId="77777777" w:rsidR="00EB2B23" w:rsidRPr="00D05849" w:rsidRDefault="00EB2B23" w:rsidP="00EB2B23">
      <w:pPr>
        <w:pStyle w:val="NoSpacing"/>
        <w:numPr>
          <w:ilvl w:val="0"/>
          <w:numId w:val="36"/>
        </w:numPr>
        <w:bidi/>
        <w:rPr>
          <w:b/>
          <w:bCs/>
          <w:u w:val="single"/>
          <w:rtl/>
        </w:rPr>
      </w:pPr>
      <w:r>
        <w:rPr>
          <w:rFonts w:hint="cs"/>
          <w:b/>
          <w:bCs/>
          <w:u w:val="single"/>
          <w:rtl/>
        </w:rPr>
        <w:t xml:space="preserve">التبصيم </w:t>
      </w:r>
      <w:proofErr w:type="gramStart"/>
      <w:r>
        <w:rPr>
          <w:rFonts w:hint="cs"/>
          <w:b/>
          <w:bCs/>
          <w:u w:val="single"/>
          <w:rtl/>
        </w:rPr>
        <w:t>و التامينات</w:t>
      </w:r>
      <w:proofErr w:type="gramEnd"/>
      <w:r>
        <w:rPr>
          <w:rFonts w:hint="cs"/>
          <w:b/>
          <w:bCs/>
          <w:u w:val="single"/>
          <w:rtl/>
        </w:rPr>
        <w:t xml:space="preserve"> الاجتماعية: </w:t>
      </w:r>
    </w:p>
    <w:p w14:paraId="251764A9" w14:textId="77777777" w:rsidR="00EB2B23" w:rsidRPr="00D05849" w:rsidRDefault="00EB2B23" w:rsidP="00EB2B23">
      <w:pPr>
        <w:pStyle w:val="NoSpacing"/>
        <w:bidi/>
        <w:rPr>
          <w:b/>
          <w:bCs/>
          <w:u w:val="single"/>
          <w:rtl/>
        </w:rPr>
      </w:pPr>
      <w:r>
        <w:rPr>
          <w:rFonts w:hint="cs"/>
          <w:b/>
          <w:bCs/>
          <w:u w:val="single"/>
          <w:rtl/>
        </w:rPr>
        <w:t>تشمل هذه الخدمات:</w:t>
      </w:r>
    </w:p>
    <w:p w14:paraId="0D7D7D1E" w14:textId="77777777" w:rsidR="00EB2B23" w:rsidRDefault="00EB2B23" w:rsidP="00EB2B23">
      <w:pPr>
        <w:pStyle w:val="NoSpacing"/>
        <w:numPr>
          <w:ilvl w:val="0"/>
          <w:numId w:val="34"/>
        </w:numPr>
        <w:bidi/>
        <w:rPr>
          <w:rtl/>
        </w:rPr>
      </w:pPr>
      <w:r>
        <w:rPr>
          <w:rFonts w:hint="cs"/>
          <w:rtl/>
        </w:rPr>
        <w:t xml:space="preserve"> الحصول على مواعيد للتبصيم في قسم الشرطة الاسبانية</w:t>
      </w:r>
    </w:p>
    <w:p w14:paraId="22359395" w14:textId="77777777" w:rsidR="00EB2B23" w:rsidRDefault="00EB2B23" w:rsidP="00EB2B23">
      <w:pPr>
        <w:pStyle w:val="NoSpacing"/>
        <w:numPr>
          <w:ilvl w:val="0"/>
          <w:numId w:val="34"/>
        </w:numPr>
        <w:bidi/>
        <w:rPr>
          <w:rtl/>
        </w:rPr>
      </w:pPr>
      <w:r>
        <w:rPr>
          <w:rFonts w:hint="cs"/>
          <w:rtl/>
        </w:rPr>
        <w:t>فتح حساب بنكي</w:t>
      </w:r>
    </w:p>
    <w:p w14:paraId="7C6B90FE" w14:textId="77777777" w:rsidR="00EB2B23" w:rsidRDefault="00EB2B23" w:rsidP="00EB2B23">
      <w:pPr>
        <w:pStyle w:val="NoSpacing"/>
        <w:numPr>
          <w:ilvl w:val="0"/>
          <w:numId w:val="34"/>
        </w:numPr>
        <w:bidi/>
      </w:pPr>
      <w:r>
        <w:rPr>
          <w:rFonts w:hint="cs"/>
          <w:rtl/>
        </w:rPr>
        <w:t xml:space="preserve"> والاشتراك في التأمينات الاجتماعية الاسبانية</w:t>
      </w:r>
    </w:p>
    <w:p w14:paraId="45A6669F" w14:textId="77777777" w:rsidR="00EB2B23" w:rsidRDefault="00EB2B23" w:rsidP="00EB2B23">
      <w:pPr>
        <w:pStyle w:val="NoSpacing"/>
        <w:bidi/>
        <w:ind w:left="720"/>
        <w:rPr>
          <w:rtl/>
        </w:rPr>
      </w:pPr>
    </w:p>
    <w:p w14:paraId="1BBBAF77" w14:textId="77777777" w:rsidR="00EB2B23" w:rsidRDefault="00EB2B23" w:rsidP="00EB2B23">
      <w:pPr>
        <w:pStyle w:val="NoSpacing"/>
        <w:bidi/>
        <w:rPr>
          <w:rtl/>
        </w:rPr>
      </w:pPr>
      <w:r>
        <w:rPr>
          <w:rFonts w:hint="cs"/>
          <w:b/>
          <w:bCs/>
          <w:u w:val="single"/>
          <w:rtl/>
        </w:rPr>
        <w:t>وتكون تكلفتها كالاتي</w:t>
      </w:r>
      <w:r>
        <w:rPr>
          <w:rFonts w:hint="cs"/>
          <w:rtl/>
        </w:rPr>
        <w:t xml:space="preserve">: </w:t>
      </w:r>
    </w:p>
    <w:p w14:paraId="0A472992" w14:textId="77777777" w:rsidR="00EB2B23" w:rsidRPr="009B6923" w:rsidRDefault="00EB2B23" w:rsidP="00EB2B23">
      <w:pPr>
        <w:pStyle w:val="NoSpacing"/>
        <w:bidi/>
        <w:rPr>
          <w:rtl/>
        </w:rPr>
      </w:pPr>
    </w:p>
    <w:p w14:paraId="67128880" w14:textId="77777777" w:rsidR="00EB2B23" w:rsidRPr="00D05849" w:rsidRDefault="00EB2B23" w:rsidP="00EB2B23">
      <w:pPr>
        <w:pStyle w:val="NoSpacing"/>
        <w:numPr>
          <w:ilvl w:val="0"/>
          <w:numId w:val="33"/>
        </w:numPr>
        <w:bidi/>
        <w:rPr>
          <w:b/>
          <w:bCs/>
        </w:rPr>
      </w:pPr>
      <w:r>
        <w:rPr>
          <w:b/>
          <w:bCs/>
          <w:rtl/>
        </w:rPr>
        <w:t>متقدم واحد</w:t>
      </w:r>
      <w:r>
        <w:rPr>
          <w:b/>
          <w:bCs/>
        </w:rPr>
        <w:t xml:space="preserve">: 1,280 </w:t>
      </w:r>
      <w:r>
        <w:rPr>
          <w:b/>
          <w:bCs/>
          <w:rtl/>
        </w:rPr>
        <w:t>يورو</w:t>
      </w:r>
      <w:r>
        <w:rPr>
          <w:b/>
          <w:bCs/>
        </w:rPr>
        <w:t xml:space="preserve"> </w:t>
      </w:r>
    </w:p>
    <w:p w14:paraId="4D0B74C2" w14:textId="77777777" w:rsidR="00EB2B23" w:rsidRPr="00D05849" w:rsidRDefault="00EB2B23" w:rsidP="00EB2B23">
      <w:pPr>
        <w:pStyle w:val="NoSpacing"/>
        <w:numPr>
          <w:ilvl w:val="0"/>
          <w:numId w:val="33"/>
        </w:numPr>
        <w:bidi/>
        <w:rPr>
          <w:b/>
          <w:bCs/>
        </w:rPr>
      </w:pPr>
      <w:r>
        <w:rPr>
          <w:b/>
          <w:bCs/>
          <w:rtl/>
        </w:rPr>
        <w:t>عائلة حتى 4 أفراد</w:t>
      </w:r>
      <w:r>
        <w:rPr>
          <w:b/>
          <w:bCs/>
        </w:rPr>
        <w:t xml:space="preserve"> 1,580 </w:t>
      </w:r>
      <w:r>
        <w:rPr>
          <w:b/>
          <w:bCs/>
          <w:rtl/>
        </w:rPr>
        <w:t>يورو</w:t>
      </w:r>
    </w:p>
    <w:p w14:paraId="4B8B23A6" w14:textId="77777777" w:rsidR="00EB2B23" w:rsidRPr="00D05849" w:rsidRDefault="00EB2B23" w:rsidP="00EB2B23">
      <w:pPr>
        <w:pStyle w:val="NoSpacing"/>
        <w:numPr>
          <w:ilvl w:val="0"/>
          <w:numId w:val="33"/>
        </w:numPr>
        <w:bidi/>
        <w:rPr>
          <w:b/>
          <w:bCs/>
        </w:rPr>
      </w:pPr>
      <w:r>
        <w:rPr>
          <w:b/>
          <w:bCs/>
          <w:rtl/>
        </w:rPr>
        <w:t>لكل فرد إضافي من أفراد العائلة</w:t>
      </w:r>
      <w:r>
        <w:rPr>
          <w:b/>
          <w:bCs/>
        </w:rPr>
        <w:t xml:space="preserve"> 200 </w:t>
      </w:r>
      <w:r>
        <w:rPr>
          <w:b/>
          <w:bCs/>
          <w:rtl/>
        </w:rPr>
        <w:t>يورو</w:t>
      </w:r>
    </w:p>
    <w:p w14:paraId="33E363BC" w14:textId="77777777" w:rsidR="00EB2B23" w:rsidRDefault="00EB2B23" w:rsidP="00EB2B23">
      <w:pPr>
        <w:pStyle w:val="NoSpacing"/>
        <w:bidi/>
        <w:ind w:left="567"/>
        <w:rPr>
          <w:rtl/>
        </w:rPr>
      </w:pPr>
    </w:p>
    <w:p w14:paraId="3575E143" w14:textId="77777777" w:rsidR="00EB2B23" w:rsidRPr="00D05849" w:rsidRDefault="00EB2B23" w:rsidP="00EB2B23">
      <w:pPr>
        <w:pStyle w:val="NoSpacing"/>
        <w:numPr>
          <w:ilvl w:val="0"/>
          <w:numId w:val="36"/>
        </w:numPr>
        <w:bidi/>
        <w:rPr>
          <w:b/>
          <w:bCs/>
          <w:u w:val="single"/>
          <w:rtl/>
        </w:rPr>
      </w:pPr>
      <w:r>
        <w:rPr>
          <w:rFonts w:hint="cs"/>
          <w:b/>
          <w:bCs/>
          <w:u w:val="single"/>
          <w:rtl/>
        </w:rPr>
        <w:t xml:space="preserve">عنوان المراسلات: </w:t>
      </w:r>
    </w:p>
    <w:p w14:paraId="064FA980" w14:textId="77777777" w:rsidR="00EB2B23" w:rsidRDefault="00EB2B23" w:rsidP="00EB2B23">
      <w:pPr>
        <w:pStyle w:val="NoSpacing"/>
        <w:bidi/>
        <w:rPr>
          <w:rtl/>
        </w:rPr>
      </w:pPr>
      <w:r>
        <w:rPr>
          <w:rFonts w:hint="cs"/>
          <w:rtl/>
        </w:rPr>
        <w:t xml:space="preserve">    يلزم تسجيل عنوان خاص بالمراسلات في طلب الحصول على الإقامة ولذلك امام العميل او الطرف الثاني إحدى الاختيارين </w:t>
      </w:r>
    </w:p>
    <w:p w14:paraId="39264507" w14:textId="77777777" w:rsidR="00EB2B23" w:rsidRPr="008F6DBB" w:rsidRDefault="00EB2B23" w:rsidP="00EB2B23">
      <w:pPr>
        <w:pStyle w:val="NoSpacing"/>
        <w:bidi/>
        <w:ind w:left="720"/>
      </w:pPr>
      <w:r>
        <w:rPr>
          <w:rFonts w:hint="cs"/>
          <w:rtl/>
        </w:rPr>
        <w:t xml:space="preserve">آ- تزويد الشركة بعنوان داخل اسبانيا يمكن استخدامه لذلك الغرض ويتم تزويد الشركة بهذا العنوان في اثناء وقت تقديم طلب الإقامة </w:t>
      </w:r>
    </w:p>
    <w:p w14:paraId="0C32F9DC" w14:textId="77777777" w:rsidR="00EB2B23" w:rsidRPr="008F6DBB" w:rsidRDefault="00EB2B23" w:rsidP="00EB2B23">
      <w:pPr>
        <w:pStyle w:val="NoSpacing"/>
        <w:bidi/>
      </w:pPr>
      <w:r>
        <w:rPr>
          <w:rFonts w:hint="cs"/>
          <w:rtl/>
        </w:rPr>
        <w:t xml:space="preserve">           ب - الاستعانة بعناوين مكتب من مكاتب المحاسبة القانونية داخل اسبانيا ويكون تكلفه هذه الخدمة هي الاتي: </w:t>
      </w:r>
    </w:p>
    <w:p w14:paraId="1AA81802" w14:textId="77777777" w:rsidR="00EB2B23" w:rsidRPr="00D05849" w:rsidRDefault="00EB2B23" w:rsidP="00EB2B23">
      <w:pPr>
        <w:pStyle w:val="NoSpacing"/>
        <w:bidi/>
        <w:rPr>
          <w:b/>
          <w:bCs/>
        </w:rPr>
      </w:pPr>
      <w:r>
        <w:rPr>
          <w:rFonts w:hint="cs"/>
          <w:rtl/>
        </w:rPr>
        <w:t xml:space="preserve">{{CLIENT_NAME_AR}}</w:t>
      </w:r>
      <w:proofErr w:type="gramStart"/>
      <w:r>
        <w:rPr>
          <w:rFonts w:hint="cs"/>
          <w:rtl/>
        </w:rPr>
        <w:t xml:space="preserve">  </w:t>
      </w:r>
      <w:r>
        <w:rPr>
          <w:b/>
          <w:bCs/>
          <w:rtl/>
        </w:rPr>
        <w:t>رسوم</w:t>
      </w:r>
      <w:proofErr w:type="gramEnd"/>
      <w:r>
        <w:rPr>
          <w:b/>
          <w:bCs/>
          <w:rtl/>
        </w:rPr>
        <w:t xml:space="preserve"> التسجيل لأول مرة</w:t>
      </w:r>
      <w:r>
        <w:rPr>
          <w:b/>
          <w:bCs/>
        </w:rPr>
        <w:t xml:space="preserve"> 200 </w:t>
      </w:r>
      <w:r>
        <w:rPr>
          <w:b/>
          <w:bCs/>
          <w:rtl/>
        </w:rPr>
        <w:t>يورو</w:t>
      </w:r>
    </w:p>
    <w:p w14:paraId="3DADC936" w14:textId="77777777" w:rsidR="00EB2B23" w:rsidRPr="00D05849" w:rsidRDefault="00EB2B23" w:rsidP="00EB2B23">
      <w:pPr>
        <w:pStyle w:val="NoSpacing"/>
        <w:bidi/>
        <w:ind w:left="567"/>
        <w:rPr>
          <w:b/>
          <w:bCs/>
        </w:rPr>
      </w:pPr>
      <w:r>
        <w:rPr>
          <w:rFonts w:hint="cs"/>
          <w:b/>
          <w:bCs/>
          <w:rtl/>
        </w:rPr>
        <w:t xml:space="preserve">           </w:t>
      </w:r>
      <w:r>
        <w:rPr>
          <w:b/>
          <w:bCs/>
          <w:rtl/>
        </w:rPr>
        <w:t>رسوم التجديد الشهري</w:t>
      </w:r>
      <w:r>
        <w:rPr>
          <w:b/>
          <w:bCs/>
        </w:rPr>
        <w:t xml:space="preserve"> 25 </w:t>
      </w:r>
      <w:r>
        <w:rPr>
          <w:b/>
          <w:bCs/>
          <w:rtl/>
        </w:rPr>
        <w:t>يورو</w:t>
      </w:r>
    </w:p>
    <w:p w14:paraId="4F0CF734" w14:textId="77777777" w:rsidR="00EB2B23" w:rsidRPr="009B6923" w:rsidRDefault="00EB2B23" w:rsidP="00EB2B23">
      <w:pPr>
        <w:pStyle w:val="NoSpacing"/>
        <w:bidi/>
        <w:rPr>
          <w:rtl/>
        </w:rPr>
      </w:pPr>
    </w:p>
    <w:p w14:paraId="3F7476E2" w14:textId="77777777" w:rsidR="00EB2B23" w:rsidRPr="008F6DBB" w:rsidRDefault="00EB2B23" w:rsidP="00EB2B23">
      <w:pPr>
        <w:pStyle w:val="NoSpacing"/>
        <w:bidi/>
        <w:rPr>
          <w:b/>
          <w:bCs/>
          <w:u w:val="single"/>
        </w:rPr>
      </w:pPr>
      <w:r>
        <w:rPr>
          <w:b/>
          <w:bCs/>
          <w:u w:val="single"/>
          <w:rtl/>
        </w:rPr>
        <w:t>الخدمات الإضافية</w:t>
      </w:r>
      <w:r>
        <w:rPr>
          <w:rFonts w:hint="cs"/>
          <w:b/>
          <w:bCs/>
          <w:u w:val="single"/>
          <w:rtl/>
        </w:rPr>
        <w:t xml:space="preserve"> (لا يشترط تنفيذها) </w:t>
      </w:r>
    </w:p>
    <w:p w14:paraId="720192A4" w14:textId="77777777" w:rsidR="00EB2B23" w:rsidRPr="00D05849" w:rsidRDefault="00EB2B23" w:rsidP="00EB2B23">
      <w:pPr>
        <w:pStyle w:val="NoSpacing"/>
        <w:numPr>
          <w:ilvl w:val="0"/>
          <w:numId w:val="35"/>
        </w:numPr>
        <w:bidi/>
        <w:rPr>
          <w:b/>
          <w:bCs/>
          <w:u w:val="single"/>
        </w:rPr>
      </w:pPr>
      <w:r>
        <w:rPr>
          <w:b/>
          <w:bCs/>
          <w:u w:val="single"/>
          <w:rtl/>
        </w:rPr>
        <w:t>تصريح العودة</w:t>
      </w:r>
      <w:r>
        <w:rPr>
          <w:b/>
          <w:bCs/>
          <w:u w:val="single"/>
        </w:rPr>
        <w:t xml:space="preserve"> (Authorization of Return)</w:t>
      </w:r>
      <w:r>
        <w:rPr>
          <w:rFonts w:hint="cs"/>
          <w:b/>
          <w:bCs/>
          <w:u w:val="single"/>
          <w:rtl/>
        </w:rPr>
        <w:t>:</w:t>
      </w:r>
    </w:p>
    <w:p w14:paraId="416395EA" w14:textId="77777777" w:rsidR="00EB2B23" w:rsidRDefault="00EB2B23" w:rsidP="00EB2B23">
      <w:pPr>
        <w:pStyle w:val="NoSpacing"/>
        <w:bidi/>
        <w:rPr>
          <w:rtl/>
        </w:rPr>
      </w:pPr>
      <w:r>
        <w:rPr>
          <w:rFonts w:hint="cs"/>
          <w:rtl/>
        </w:rPr>
        <w:t xml:space="preserve">        ويلزم هذا التصريح في حالة عدم كفاية مدة صلاحية الفيزا الشنغن الي الفترة التي تلزم لاستلام كروت الإقامة وتكون </w:t>
      </w:r>
    </w:p>
    <w:p w14:paraId="247B00E9" w14:textId="77777777" w:rsidR="00EB2B23" w:rsidRPr="008F6DBB" w:rsidRDefault="00EB2B23" w:rsidP="00EB2B23">
      <w:pPr>
        <w:pStyle w:val="NoSpacing"/>
        <w:bidi/>
      </w:pPr>
      <w:r>
        <w:rPr>
          <w:rFonts w:hint="cs"/>
          <w:rtl/>
        </w:rPr>
        <w:t xml:space="preserve">         تكلفتها للشخص الواحد </w:t>
      </w:r>
      <w:r>
        <w:t xml:space="preserve">200 </w:t>
      </w:r>
      <w:r>
        <w:rPr>
          <w:rtl/>
        </w:rPr>
        <w:t>يورو</w:t>
      </w:r>
    </w:p>
    <w:p w14:paraId="1DDEA863" w14:textId="77777777" w:rsidR="00EB2B23" w:rsidRPr="009B6923" w:rsidRDefault="00EB2B23" w:rsidP="00EB2B23">
      <w:pPr>
        <w:pStyle w:val="NoSpacing"/>
        <w:bidi/>
      </w:pPr>
    </w:p>
    <w:p w14:paraId="01EEAB38" w14:textId="77777777" w:rsidR="00EB2B23" w:rsidRPr="009B6923" w:rsidRDefault="00EB2B23" w:rsidP="00EB2B23">
      <w:pPr>
        <w:pStyle w:val="NoSpacing"/>
        <w:numPr>
          <w:ilvl w:val="0"/>
          <w:numId w:val="35"/>
        </w:numPr>
        <w:bidi/>
      </w:pPr>
      <w:r>
        <w:rPr>
          <w:b/>
          <w:bCs/>
          <w:u w:val="single"/>
          <w:rtl/>
        </w:rPr>
        <w:t>خدمات المحاسبة والضرائب</w:t>
      </w:r>
      <w:r>
        <w:rPr>
          <w:rFonts w:hint="cs"/>
          <w:rtl/>
        </w:rPr>
        <w:t xml:space="preserve">: في حالة احتياج العميل الي محاسب قانوني اسباني فتكون التكلفة الشهرية كالاتي: </w:t>
      </w:r>
    </w:p>
    <w:p w14:paraId="3C2B413C" w14:textId="77777777" w:rsidR="00EB2B23" w:rsidRPr="00D05849" w:rsidRDefault="00EB2B23" w:rsidP="00EB2B23">
      <w:pPr>
        <w:pStyle w:val="NoSpacing"/>
        <w:bidi/>
        <w:rPr>
          <w:b/>
          <w:bCs/>
        </w:rPr>
      </w:pPr>
      <w:r>
        <w:rPr>
          <w:rFonts w:hint="cs"/>
          <w:b/>
          <w:bCs/>
          <w:rtl/>
        </w:rPr>
        <w:t xml:space="preserve">          </w:t>
      </w:r>
      <w:r>
        <w:rPr>
          <w:b/>
          <w:bCs/>
          <w:rtl/>
        </w:rPr>
        <w:t>الرسوم الشهرية</w:t>
      </w:r>
      <w:r>
        <w:rPr>
          <w:b/>
          <w:bCs/>
        </w:rPr>
        <w:t xml:space="preserve">: 72 </w:t>
      </w:r>
      <w:r>
        <w:rPr>
          <w:b/>
          <w:bCs/>
          <w:rtl/>
        </w:rPr>
        <w:t>يورو</w:t>
      </w:r>
    </w:p>
    <w:p w14:paraId="627275FC" w14:textId="77777777" w:rsidR="00EB2B23" w:rsidRPr="00D05849" w:rsidRDefault="00EB2B23" w:rsidP="00EB2B23">
      <w:pPr>
        <w:pStyle w:val="NoSpacing"/>
        <w:bidi/>
        <w:rPr>
          <w:b/>
          <w:bCs/>
        </w:rPr>
      </w:pPr>
      <w:r>
        <w:rPr>
          <w:rFonts w:hint="cs"/>
          <w:b/>
          <w:bCs/>
          <w:rtl/>
        </w:rPr>
        <w:t xml:space="preserve">         </w:t>
      </w:r>
      <w:r>
        <w:rPr>
          <w:b/>
          <w:bCs/>
          <w:rtl/>
        </w:rPr>
        <w:t>وتشمل هذه الخدمة:</w:t>
      </w:r>
    </w:p>
    <w:p w14:paraId="5C25378F" w14:textId="77777777" w:rsidR="00EB2B23" w:rsidRPr="009B6923" w:rsidRDefault="00EB2B23" w:rsidP="00EB2B23">
      <w:pPr>
        <w:pStyle w:val="NoSpacing"/>
        <w:numPr>
          <w:ilvl w:val="0"/>
          <w:numId w:val="37"/>
        </w:numPr>
        <w:bidi/>
        <w:rPr>
          <w:rtl/>
        </w:rPr>
      </w:pPr>
      <w:r>
        <w:rPr>
          <w:rtl/>
        </w:rPr>
        <w:t>المتابعة مع الجهات الحكومية المختصة في إسبانيا</w:t>
      </w:r>
      <w:r>
        <w:t>.</w:t>
      </w:r>
    </w:p>
    <w:p w14:paraId="1AD16230" w14:textId="77777777" w:rsidR="00EB2B23" w:rsidRPr="009B6923" w:rsidRDefault="00EB2B23" w:rsidP="00EB2B23">
      <w:pPr>
        <w:pStyle w:val="NoSpacing"/>
        <w:numPr>
          <w:ilvl w:val="0"/>
          <w:numId w:val="37"/>
        </w:numPr>
        <w:bidi/>
      </w:pPr>
      <w:r>
        <w:rPr>
          <w:rtl/>
        </w:rPr>
        <w:lastRenderedPageBreak/>
        <w:t>إعداد وتقديم الإقرارات والالتزامات الضريبية وفقاً للأنظمة الإسبانية</w:t>
      </w:r>
      <w:r>
        <w:t>.</w:t>
      </w:r>
    </w:p>
    <w:p w14:paraId="6DB07ADD" w14:textId="77777777" w:rsidR="00EB2B23" w:rsidRPr="008F6DBB" w:rsidRDefault="00EB2B23" w:rsidP="00EB2B23">
      <w:pPr>
        <w:pStyle w:val="NoSpacing"/>
        <w:bidi/>
        <w:rPr>
          <w:rtl/>
        </w:rPr>
      </w:pPr>
    </w:p>
    <w:p w14:paraId="26666FAA" w14:textId="77777777" w:rsidR="00EB2B23" w:rsidRDefault="00EB2B23" w:rsidP="00EB2B23">
      <w:pPr>
        <w:pStyle w:val="NoSpacing"/>
        <w:bidi/>
        <w:rPr>
          <w:rtl/>
        </w:rPr>
      </w:pPr>
      <w:r>
        <w:rPr>
          <w:rFonts w:hint="cs"/>
          <w:rtl/>
        </w:rPr>
        <w:t xml:space="preserve">وبناء على ما سبق يقر الطرف الثاني علي اطلاعه ومعرفته التامة والنافية للجهالة لكل هذه الخدمات ورسومها ويتوجب عليه سداد اجمالي </w:t>
      </w:r>
      <w:proofErr w:type="gramStart"/>
      <w:r>
        <w:rPr>
          <w:rFonts w:hint="cs"/>
          <w:rtl/>
        </w:rPr>
        <w:t>تللك</w:t>
      </w:r>
      <w:proofErr w:type="gramEnd"/>
      <w:r>
        <w:rPr>
          <w:rFonts w:hint="cs"/>
          <w:rtl/>
        </w:rPr>
        <w:t xml:space="preserve"> التكاليف في مده </w:t>
      </w:r>
      <w:r>
        <w:rPr>
          <w:rFonts w:cstheme="minorBidi" w:hint="cs"/>
          <w:rtl/>
        </w:rPr>
        <w:t>أقصاها</w:t>
      </w:r>
      <w:r>
        <w:rPr>
          <w:rFonts w:hint="cs"/>
          <w:rtl/>
        </w:rPr>
        <w:t xml:space="preserve"> ٣ </w:t>
      </w:r>
      <w:r>
        <w:rPr>
          <w:rFonts w:cstheme="minorBidi" w:hint="cs"/>
          <w:rtl/>
        </w:rPr>
        <w:t>أيام</w:t>
      </w:r>
      <w:r>
        <w:rPr>
          <w:rFonts w:hint="cs"/>
          <w:rtl/>
        </w:rPr>
        <w:t xml:space="preserve"> من تاريخ حصوله علي الموافقات الحكومية الاسبانية علي طلب اقامته والا لا تتحمل شركة ايليفاي </w:t>
      </w:r>
      <w:r>
        <w:rPr>
          <w:rFonts w:cstheme="minorBidi" w:hint="cs"/>
          <w:rtl/>
        </w:rPr>
        <w:t>أي</w:t>
      </w:r>
      <w:r>
        <w:rPr>
          <w:rFonts w:hint="cs"/>
          <w:rtl/>
        </w:rPr>
        <w:t xml:space="preserve"> من المخاطر التي تترتب علي هذه التأخيرات والتي قد تصل الي سحب </w:t>
      </w:r>
      <w:r>
        <w:rPr>
          <w:rFonts w:cstheme="minorBidi" w:hint="cs"/>
          <w:rtl/>
        </w:rPr>
        <w:t>الإقامة</w:t>
      </w:r>
      <w:r>
        <w:rPr>
          <w:rFonts w:hint="cs"/>
          <w:rtl/>
        </w:rPr>
        <w:t xml:space="preserve"> نفسها من قبل الحكومة. </w:t>
      </w:r>
    </w:p>
    <w:p w14:paraId="42D69E81" w14:textId="77777777" w:rsidR="00EB2B23" w:rsidRDefault="00EB2B23" w:rsidP="00EB2B23">
      <w:pPr>
        <w:pStyle w:val="NoSpacing"/>
        <w:bidi/>
        <w:rPr>
          <w:rtl/>
        </w:rPr>
      </w:pPr>
    </w:p>
    <w:p w14:paraId="3E8B9B39" w14:textId="77777777" w:rsidR="00EB2B23" w:rsidRDefault="00EB2B23" w:rsidP="00EB2B23">
      <w:pPr>
        <w:pStyle w:val="NoSpacing"/>
        <w:bidi/>
        <w:rPr>
          <w:rtl/>
        </w:rPr>
      </w:pPr>
    </w:p>
    <w:p w14:paraId="0CCEA3D1" w14:textId="77777777" w:rsidR="00EB2B23" w:rsidRDefault="00EB2B23" w:rsidP="00EB2B23">
      <w:pPr>
        <w:pStyle w:val="NoSpacing"/>
        <w:bidi/>
        <w:rPr>
          <w:rtl/>
        </w:rPr>
      </w:pPr>
    </w:p>
    <w:p w14:paraId="6E6F2EB0" w14:textId="77777777" w:rsidR="00EB2B23" w:rsidRPr="008F6DBB" w:rsidRDefault="00EB2B23" w:rsidP="00EB2B23">
      <w:pPr>
        <w:pStyle w:val="NoSpacing"/>
        <w:bidi/>
        <w:rPr>
          <w:rtl/>
        </w:rPr>
      </w:pPr>
    </w:p>
    <w:p w14:paraId="3A5F04C2" w14:textId="77777777" w:rsidR="00EB2B23" w:rsidRDefault="00EB2B23" w:rsidP="00EB2B23">
      <w:pPr>
        <w:pStyle w:val="NoSpacing"/>
        <w:bidi/>
        <w:rPr>
          <w:rtl/>
        </w:rPr>
      </w:pPr>
      <w:proofErr w:type="gramStart"/>
      <w:r>
        <w:rPr>
          <w:rFonts w:hint="cs"/>
          <w:rtl/>
        </w:rPr>
        <w:t>ثانيا :</w:t>
      </w:r>
      <w:proofErr w:type="gramEnd"/>
      <w:r>
        <w:rPr>
          <w:rFonts w:hint="cs"/>
          <w:rtl/>
        </w:rPr>
        <w:t xml:space="preserve"> اجمالي الخدمات والتكلفة التي تم اختيارها من قبل العميل لتنفيذها من قبل شركة ايليفاي </w:t>
      </w:r>
    </w:p>
    <w:p w14:paraId="6A4652D4" w14:textId="77777777" w:rsidR="00EB2B23" w:rsidRDefault="00EB2B23" w:rsidP="00EB2B23">
      <w:pPr>
        <w:pStyle w:val="NoSpacing"/>
        <w:bidi/>
        <w:rPr>
          <w:rtl/>
        </w:rPr>
      </w:pPr>
    </w:p>
    <w:tbl>
      <w:tblPr>
        <w:tblStyle w:val="TableGrid"/>
        <w:bidiVisual/>
        <w:tblW w:w="0" w:type="auto"/>
        <w:tblLook w:val="04A0" w:firstRow="1" w:lastRow="0" w:firstColumn="1" w:lastColumn="0" w:noHBand="0" w:noVBand="1"/>
      </w:tblPr>
      <w:tblGrid>
        <w:gridCol w:w="3116"/>
        <w:gridCol w:w="3117"/>
        <w:gridCol w:w="3117"/>
      </w:tblGrid>
      <w:tr w:rsidR="00EB2B23" w14:paraId="56121968" w14:textId="77777777" w:rsidTr="00DE4EEC">
        <w:tc>
          <w:tcPr>
            <w:tcW w:w="3116" w:type="dxa"/>
          </w:tcPr>
          <w:p w14:paraId="26E46C61" w14:textId="77777777" w:rsidR="00EB2B23" w:rsidRDefault="00EB2B23" w:rsidP="00DE4EEC">
            <w:pPr>
              <w:pStyle w:val="NoSpacing"/>
              <w:bidi/>
              <w:rPr>
                <w:rtl/>
              </w:rPr>
            </w:pPr>
            <w:r>
              <w:rPr>
                <w:rFonts w:hint="cs"/>
                <w:rtl/>
              </w:rPr>
              <w:t xml:space="preserve">الخدمة </w:t>
            </w:r>
          </w:p>
        </w:tc>
        <w:tc>
          <w:tcPr>
            <w:tcW w:w="3117" w:type="dxa"/>
          </w:tcPr>
          <w:p w14:paraId="241E8527" w14:textId="77777777" w:rsidR="00EB2B23" w:rsidRDefault="00EB2B23" w:rsidP="00DE4EEC">
            <w:pPr>
              <w:pStyle w:val="NoSpacing"/>
              <w:bidi/>
              <w:rPr>
                <w:rtl/>
              </w:rPr>
            </w:pPr>
            <w:r>
              <w:rPr>
                <w:rFonts w:hint="cs"/>
                <w:rtl/>
              </w:rPr>
              <w:t xml:space="preserve">التفصيل </w:t>
            </w:r>
          </w:p>
        </w:tc>
        <w:tc>
          <w:tcPr>
            <w:tcW w:w="3117" w:type="dxa"/>
          </w:tcPr>
          <w:p w14:paraId="41E700AF" w14:textId="77777777" w:rsidR="00EB2B23" w:rsidRDefault="00EB2B23" w:rsidP="00DE4EEC">
            <w:pPr>
              <w:pStyle w:val="NoSpacing"/>
              <w:bidi/>
              <w:rPr>
                <w:rtl/>
              </w:rPr>
            </w:pPr>
            <w:r>
              <w:rPr>
                <w:rFonts w:hint="cs"/>
                <w:rtl/>
              </w:rPr>
              <w:t>التكلفة</w:t>
            </w:r>
          </w:p>
        </w:tc>
      </w:tr>
      <w:tr w:rsidR="00EB2B23" w14:paraId="4F691BC2" w14:textId="77777777" w:rsidTr="00DE4EEC">
        <w:tc>
          <w:tcPr>
            <w:tcW w:w="3116" w:type="dxa"/>
          </w:tcPr>
          <w:p w14:paraId="0F6590D6" w14:textId="77777777" w:rsidR="00EB2B23" w:rsidRDefault="00EB2B23" w:rsidP="00DE4EEC">
            <w:pPr>
              <w:pStyle w:val="NoSpacing"/>
              <w:bidi/>
              <w:rPr>
                <w:rtl/>
              </w:rPr>
            </w:pPr>
            <w:r>
              <w:rPr>
                <w:rFonts w:hint="cs"/>
                <w:rtl/>
              </w:rPr>
              <w:t xml:space="preserve">التبصم وتسجيل التأمينات الاجتماعية </w:t>
            </w:r>
          </w:p>
        </w:tc>
        <w:tc>
          <w:tcPr>
            <w:tcW w:w="3117" w:type="dxa"/>
          </w:tcPr>
          <w:p w14:paraId="4672245A" w14:textId="77777777" w:rsidR="00EB2B23" w:rsidRDefault="00EB2B23" w:rsidP="00DE4EEC">
            <w:pPr>
              <w:pStyle w:val="NoSpacing"/>
              <w:bidi/>
              <w:rPr>
                <w:rtl/>
              </w:rPr>
            </w:pPr>
            <w:r>
              <w:rPr>
                <w:rFonts w:hint="cs"/>
                <w:rtl/>
              </w:rPr>
              <w:t xml:space="preserve">مقدم طلب وحيد ١٢٨٠ يورو </w:t>
            </w:r>
          </w:p>
        </w:tc>
        <w:tc>
          <w:tcPr>
            <w:tcW w:w="3117" w:type="dxa"/>
          </w:tcPr>
          <w:p w14:paraId="23E97CE5" w14:textId="77777777" w:rsidR="00EB2B23" w:rsidRDefault="00EB2B23" w:rsidP="00DE4EEC">
            <w:pPr>
              <w:pStyle w:val="NoSpacing"/>
              <w:bidi/>
              <w:rPr>
                <w:rtl/>
              </w:rPr>
            </w:pPr>
          </w:p>
        </w:tc>
      </w:tr>
      <w:tr w:rsidR="00EB2B23" w14:paraId="02AC39EB" w14:textId="77777777" w:rsidTr="00DE4EEC">
        <w:tc>
          <w:tcPr>
            <w:tcW w:w="3116" w:type="dxa"/>
          </w:tcPr>
          <w:p w14:paraId="0E5AAEA8" w14:textId="77777777" w:rsidR="00EB2B23" w:rsidRDefault="00EB2B23" w:rsidP="00DE4EEC">
            <w:pPr>
              <w:pStyle w:val="NoSpacing"/>
              <w:bidi/>
              <w:rPr>
                <w:rtl/>
              </w:rPr>
            </w:pPr>
          </w:p>
        </w:tc>
        <w:tc>
          <w:tcPr>
            <w:tcW w:w="3117" w:type="dxa"/>
          </w:tcPr>
          <w:p w14:paraId="47EB19F4" w14:textId="77777777" w:rsidR="00EB2B23" w:rsidRDefault="00EB2B23" w:rsidP="00DE4EEC">
            <w:pPr>
              <w:pStyle w:val="NoSpacing"/>
              <w:bidi/>
              <w:rPr>
                <w:rtl/>
              </w:rPr>
            </w:pPr>
            <w:r>
              <w:rPr>
                <w:rFonts w:hint="cs"/>
                <w:rtl/>
              </w:rPr>
              <w:t xml:space="preserve">مقدم طلب واسرة من أربع افراد ١٥٨٠ يورو </w:t>
            </w:r>
          </w:p>
        </w:tc>
        <w:tc>
          <w:tcPr>
            <w:tcW w:w="3117" w:type="dxa"/>
          </w:tcPr>
          <w:p w14:paraId="214F84F4" w14:textId="77777777" w:rsidR="00EB2B23" w:rsidRDefault="00EB2B23" w:rsidP="00DE4EEC">
            <w:pPr>
              <w:pStyle w:val="NoSpacing"/>
              <w:bidi/>
              <w:rPr>
                <w:rtl/>
              </w:rPr>
            </w:pPr>
          </w:p>
        </w:tc>
      </w:tr>
      <w:tr w:rsidR="00EB2B23" w14:paraId="1EC8DA58" w14:textId="77777777" w:rsidTr="00DE4EEC">
        <w:tc>
          <w:tcPr>
            <w:tcW w:w="3116" w:type="dxa"/>
          </w:tcPr>
          <w:p w14:paraId="2436A578" w14:textId="77777777" w:rsidR="00EB2B23" w:rsidRDefault="00EB2B23" w:rsidP="00DE4EEC">
            <w:pPr>
              <w:pStyle w:val="NoSpacing"/>
              <w:bidi/>
              <w:rPr>
                <w:rtl/>
              </w:rPr>
            </w:pPr>
          </w:p>
        </w:tc>
        <w:tc>
          <w:tcPr>
            <w:tcW w:w="3117" w:type="dxa"/>
          </w:tcPr>
          <w:p w14:paraId="5F76AFCE" w14:textId="77777777" w:rsidR="00EB2B23" w:rsidRDefault="00EB2B23" w:rsidP="00DE4EEC">
            <w:pPr>
              <w:pStyle w:val="NoSpacing"/>
              <w:bidi/>
              <w:rPr>
                <w:rtl/>
              </w:rPr>
            </w:pPr>
            <w:r>
              <w:rPr>
                <w:rFonts w:hint="cs"/>
                <w:rtl/>
              </w:rPr>
              <w:t xml:space="preserve">اسرة مكونة من أكثر من ٤ افراد </w:t>
            </w:r>
            <w:r>
              <w:rPr>
                <w:rtl/>
              </w:rPr>
              <w:br/>
            </w:r>
            <w:r>
              <w:rPr>
                <w:rFonts w:hint="cs"/>
                <w:rtl/>
              </w:rPr>
              <w:t xml:space="preserve">٢٠٠ يورو لكل شخص </w:t>
            </w:r>
            <w:r>
              <w:rPr>
                <w:rFonts w:cstheme="minorBidi" w:hint="cs"/>
                <w:rtl/>
              </w:rPr>
              <w:t>إضافي</w:t>
            </w:r>
            <w:r>
              <w:rPr>
                <w:rFonts w:hint="cs"/>
                <w:rtl/>
              </w:rPr>
              <w:t xml:space="preserve"> </w:t>
            </w:r>
          </w:p>
        </w:tc>
        <w:tc>
          <w:tcPr>
            <w:tcW w:w="3117" w:type="dxa"/>
          </w:tcPr>
          <w:p w14:paraId="6743600E" w14:textId="77777777" w:rsidR="00EB2B23" w:rsidRDefault="00EB2B23" w:rsidP="00DE4EEC">
            <w:pPr>
              <w:pStyle w:val="NoSpacing"/>
              <w:bidi/>
              <w:rPr>
                <w:rtl/>
              </w:rPr>
            </w:pPr>
          </w:p>
        </w:tc>
      </w:tr>
      <w:tr w:rsidR="00EB2B23" w14:paraId="2B7926B8" w14:textId="77777777" w:rsidTr="00DE4EEC">
        <w:tc>
          <w:tcPr>
            <w:tcW w:w="3116" w:type="dxa"/>
          </w:tcPr>
          <w:p w14:paraId="1A6D32F8" w14:textId="77777777" w:rsidR="00EB2B23" w:rsidRDefault="00EB2B23" w:rsidP="00DE4EEC">
            <w:pPr>
              <w:pStyle w:val="NoSpacing"/>
              <w:bidi/>
              <w:rPr>
                <w:rtl/>
              </w:rPr>
            </w:pPr>
            <w:r>
              <w:rPr>
                <w:rFonts w:hint="cs"/>
                <w:rtl/>
              </w:rPr>
              <w:t xml:space="preserve">تسجيل عنوان مراسلات </w:t>
            </w:r>
          </w:p>
        </w:tc>
        <w:tc>
          <w:tcPr>
            <w:tcW w:w="3117" w:type="dxa"/>
          </w:tcPr>
          <w:p w14:paraId="6A491521" w14:textId="77777777" w:rsidR="00EB2B23" w:rsidRDefault="00EB2B23" w:rsidP="00DE4EEC">
            <w:pPr>
              <w:pStyle w:val="NoSpacing"/>
              <w:bidi/>
              <w:rPr>
                <w:rtl/>
              </w:rPr>
            </w:pPr>
            <w:r>
              <w:rPr>
                <w:rFonts w:hint="cs"/>
                <w:rtl/>
              </w:rPr>
              <w:t xml:space="preserve">رسوم تسجيل تدفع </w:t>
            </w:r>
            <w:r>
              <w:rPr>
                <w:rFonts w:cstheme="minorBidi" w:hint="cs"/>
                <w:rtl/>
              </w:rPr>
              <w:t>لأول</w:t>
            </w:r>
            <w:r>
              <w:rPr>
                <w:rFonts w:hint="cs"/>
                <w:rtl/>
              </w:rPr>
              <w:t xml:space="preserve"> مره ٢٠٠ يورو (هناك رسوم شهريه تدفع للمحاسب نفسه) </w:t>
            </w:r>
          </w:p>
        </w:tc>
        <w:tc>
          <w:tcPr>
            <w:tcW w:w="3117" w:type="dxa"/>
          </w:tcPr>
          <w:p w14:paraId="10BC864E" w14:textId="77777777" w:rsidR="00EB2B23" w:rsidRDefault="00EB2B23" w:rsidP="00DE4EEC">
            <w:pPr>
              <w:pStyle w:val="NoSpacing"/>
              <w:bidi/>
              <w:rPr>
                <w:rtl/>
              </w:rPr>
            </w:pPr>
          </w:p>
        </w:tc>
      </w:tr>
      <w:tr w:rsidR="00EB2B23" w14:paraId="2FA14176" w14:textId="77777777" w:rsidTr="00DE4EEC">
        <w:tc>
          <w:tcPr>
            <w:tcW w:w="3116" w:type="dxa"/>
          </w:tcPr>
          <w:p w14:paraId="61CF2627" w14:textId="77777777" w:rsidR="00EB2B23" w:rsidRDefault="00EB2B23" w:rsidP="00DE4EEC">
            <w:pPr>
              <w:pStyle w:val="NoSpacing"/>
              <w:bidi/>
              <w:rPr>
                <w:rtl/>
              </w:rPr>
            </w:pPr>
            <w:r>
              <w:rPr>
                <w:rFonts w:hint="cs"/>
                <w:rtl/>
              </w:rPr>
              <w:t xml:space="preserve">تصريح العودة </w:t>
            </w:r>
          </w:p>
        </w:tc>
        <w:tc>
          <w:tcPr>
            <w:tcW w:w="3117" w:type="dxa"/>
          </w:tcPr>
          <w:p w14:paraId="62F780AE" w14:textId="77777777" w:rsidR="00EB2B23" w:rsidRDefault="00EB2B23" w:rsidP="00DE4EEC">
            <w:pPr>
              <w:pStyle w:val="NoSpacing"/>
              <w:bidi/>
              <w:rPr>
                <w:rtl/>
              </w:rPr>
            </w:pPr>
            <w:r>
              <w:rPr>
                <w:rFonts w:hint="cs"/>
                <w:rtl/>
              </w:rPr>
              <w:t xml:space="preserve">٢٠٠ يورو للشخص الواحد </w:t>
            </w:r>
          </w:p>
        </w:tc>
        <w:tc>
          <w:tcPr>
            <w:tcW w:w="3117" w:type="dxa"/>
          </w:tcPr>
          <w:p w14:paraId="4C107D3C" w14:textId="77777777" w:rsidR="00EB2B23" w:rsidRDefault="00EB2B23" w:rsidP="00DE4EEC">
            <w:pPr>
              <w:pStyle w:val="NoSpacing"/>
              <w:bidi/>
              <w:rPr>
                <w:rtl/>
              </w:rPr>
            </w:pPr>
          </w:p>
        </w:tc>
      </w:tr>
      <w:tr w:rsidR="00EB2B23" w14:paraId="4D734904" w14:textId="77777777" w:rsidTr="00DE4EEC">
        <w:tc>
          <w:tcPr>
            <w:tcW w:w="6233" w:type="dxa"/>
            <w:gridSpan w:val="2"/>
          </w:tcPr>
          <w:p w14:paraId="58591D77" w14:textId="77777777" w:rsidR="00EB2B23" w:rsidRDefault="00EB2B23" w:rsidP="00DE4EEC">
            <w:pPr>
              <w:pStyle w:val="NoSpacing"/>
              <w:bidi/>
              <w:rPr>
                <w:rtl/>
              </w:rPr>
            </w:pPr>
            <w:r>
              <w:rPr>
                <w:rFonts w:cstheme="minorBidi" w:hint="cs"/>
                <w:rtl/>
              </w:rPr>
              <w:t>الإجمالي</w:t>
            </w:r>
            <w:r>
              <w:rPr>
                <w:rFonts w:hint="cs"/>
                <w:rtl/>
              </w:rPr>
              <w:t xml:space="preserve"> </w:t>
            </w:r>
          </w:p>
        </w:tc>
        <w:tc>
          <w:tcPr>
            <w:tcW w:w="3117" w:type="dxa"/>
          </w:tcPr>
          <w:p w14:paraId="6DCC30A6" w14:textId="77777777" w:rsidR="00EB2B23" w:rsidRDefault="00EB2B23" w:rsidP="00DE4EEC">
            <w:pPr>
              <w:pStyle w:val="NoSpacing"/>
              <w:bidi/>
              <w:rPr>
                <w:rtl/>
              </w:rPr>
            </w:pPr>
          </w:p>
        </w:tc>
      </w:tr>
    </w:tbl>
    <w:p w14:paraId="5AC4E9E8" w14:textId="77777777" w:rsidR="00EB2B23" w:rsidRDefault="00EB2B23" w:rsidP="00EB2B23">
      <w:pPr>
        <w:pStyle w:val="NoSpacing"/>
        <w:bidi/>
        <w:rPr>
          <w:rtl/>
        </w:rPr>
      </w:pPr>
    </w:p>
    <w:p w14:paraId="4F4E3FBF" w14:textId="77777777" w:rsidR="00EB2B23" w:rsidRDefault="00EB2B23" w:rsidP="00EB2B23">
      <w:pPr>
        <w:pStyle w:val="NoSpacing"/>
        <w:bidi/>
        <w:rPr>
          <w:rtl/>
        </w:rPr>
      </w:pPr>
      <w:r>
        <w:rPr>
          <w:rFonts w:hint="cs"/>
          <w:rtl/>
        </w:rPr>
        <w:t xml:space="preserve">ويتعهد الطرفين بالتزامهم التام بكل ما ورد بهذا الملحق. </w:t>
      </w:r>
    </w:p>
    <w:p w14:paraId="07F073C2" w14:textId="77777777" w:rsidR="00EB2B23" w:rsidRDefault="00EB2B23" w:rsidP="00EB2B23">
      <w:pPr>
        <w:pStyle w:val="NoSpacing"/>
        <w:bidi/>
        <w:rPr>
          <w:rtl/>
        </w:rPr>
      </w:pPr>
    </w:p>
    <w:p w14:paraId="2E958623" w14:textId="77777777" w:rsidR="00EB2B23" w:rsidRDefault="00EB2B23" w:rsidP="00EB2B23">
      <w:pPr>
        <w:pStyle w:val="NoSpacing"/>
        <w:bidi/>
        <w:rPr>
          <w:rtl/>
        </w:rPr>
      </w:pPr>
    </w:p>
    <w:tbl>
      <w:tblPr>
        <w:tblStyle w:val="TableGrid"/>
        <w:bidiVisual/>
        <w:tblW w:w="1168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16"/>
        <w:gridCol w:w="2916"/>
        <w:gridCol w:w="4097"/>
        <w:gridCol w:w="2258"/>
      </w:tblGrid>
      <w:tr w:rsidR="00EB2B23" w14:paraId="2557BE18" w14:textId="77777777" w:rsidTr="00DE4EEC">
        <w:tc>
          <w:tcPr>
            <w:tcW w:w="2416" w:type="dxa"/>
          </w:tcPr>
          <w:p w14:paraId="3947AA15" w14:textId="77777777" w:rsidR="00EB2B23" w:rsidRDefault="00EB2B23" w:rsidP="00DE4EEC">
            <w:pPr>
              <w:pStyle w:val="NoSpacing"/>
              <w:bidi/>
            </w:pPr>
            <w:r>
              <w:rPr>
                <w:rFonts w:hint="cs"/>
                <w:rtl/>
              </w:rPr>
              <w:t xml:space="preserve">الطرف </w:t>
            </w:r>
            <w:r>
              <w:rPr>
                <w:rFonts w:cstheme="minorBidi" w:hint="cs"/>
                <w:rtl/>
              </w:rPr>
              <w:t>الأول</w:t>
            </w:r>
            <w:r>
              <w:rPr>
                <w:rFonts w:hint="cs"/>
                <w:rtl/>
              </w:rPr>
              <w:t xml:space="preserve"> </w:t>
            </w:r>
          </w:p>
          <w:p w14:paraId="0D54B868" w14:textId="77777777" w:rsidR="00EB2B23" w:rsidRDefault="00EB2B23" w:rsidP="00DE4EEC">
            <w:pPr>
              <w:pStyle w:val="NoSpacing"/>
              <w:bidi/>
              <w:rPr>
                <w:rtl/>
              </w:rPr>
            </w:pPr>
          </w:p>
        </w:tc>
        <w:tc>
          <w:tcPr>
            <w:tcW w:w="2916" w:type="dxa"/>
          </w:tcPr>
          <w:p w14:paraId="063319EB" w14:textId="77777777" w:rsidR="00EB2B23" w:rsidRDefault="00EB2B23" w:rsidP="00DE4EEC">
            <w:pPr>
              <w:pStyle w:val="NoSpacing"/>
              <w:bidi/>
              <w:rPr>
                <w:rtl/>
              </w:rPr>
            </w:pPr>
            <w:r>
              <w:rPr>
                <w:rFonts w:hint="cs"/>
                <w:rtl/>
              </w:rPr>
              <w:t xml:space="preserve">شركة ايليفاي </w:t>
            </w:r>
            <w:r>
              <w:t xml:space="preserve">   </w:t>
            </w:r>
          </w:p>
        </w:tc>
        <w:tc>
          <w:tcPr>
            <w:tcW w:w="4097" w:type="dxa"/>
          </w:tcPr>
          <w:p w14:paraId="7175FF52" w14:textId="77777777" w:rsidR="00EB2B23" w:rsidRDefault="00EB2B23" w:rsidP="00DE4EEC">
            <w:pPr>
              <w:pStyle w:val="NoSpacing"/>
              <w:bidi/>
              <w:rPr>
                <w:rtl/>
              </w:rPr>
            </w:pPr>
            <w:r>
              <w:rPr>
                <w:rFonts w:hint="cs"/>
                <w:rtl/>
              </w:rPr>
              <w:t xml:space="preserve">الطرف الثاني </w:t>
            </w:r>
            <w:r>
              <w:t>………………………………..</w:t>
            </w:r>
          </w:p>
        </w:tc>
        <w:tc>
          <w:tcPr>
            <w:tcW w:w="2258" w:type="dxa"/>
          </w:tcPr>
          <w:p w14:paraId="56D0DA68" w14:textId="77777777" w:rsidR="00EB2B23" w:rsidRDefault="00EB2B23" w:rsidP="00DE4EEC">
            <w:pPr>
              <w:pStyle w:val="NoSpacing"/>
              <w:bidi/>
              <w:rPr>
                <w:rtl/>
              </w:rPr>
            </w:pPr>
          </w:p>
        </w:tc>
      </w:tr>
      <w:tr w:rsidR="00EB2B23" w14:paraId="631B3B77" w14:textId="77777777" w:rsidTr="00DE4EEC">
        <w:tc>
          <w:tcPr>
            <w:tcW w:w="2416" w:type="dxa"/>
          </w:tcPr>
          <w:p w14:paraId="3224714A" w14:textId="77777777" w:rsidR="00EB2B23" w:rsidRDefault="00EB2B23" w:rsidP="00DE4EEC">
            <w:pPr>
              <w:pStyle w:val="NoSpacing"/>
              <w:bidi/>
            </w:pPr>
            <w:r>
              <w:rPr>
                <w:rFonts w:hint="cs"/>
                <w:rtl/>
              </w:rPr>
              <w:t xml:space="preserve">الشخص المفوض </w:t>
            </w:r>
          </w:p>
          <w:p w14:paraId="3B1B042B" w14:textId="77777777" w:rsidR="00EB2B23" w:rsidRDefault="00EB2B23" w:rsidP="00DE4EEC">
            <w:pPr>
              <w:pStyle w:val="NoSpacing"/>
              <w:bidi/>
              <w:rPr>
                <w:rtl/>
              </w:rPr>
            </w:pPr>
          </w:p>
        </w:tc>
        <w:tc>
          <w:tcPr>
            <w:tcW w:w="2916" w:type="dxa"/>
          </w:tcPr>
          <w:p w14:paraId="167BA8C2" w14:textId="77777777" w:rsidR="00EB2B23" w:rsidRDefault="00EB2B23" w:rsidP="00DE4EEC">
            <w:pPr>
              <w:pStyle w:val="NoSpacing"/>
              <w:bidi/>
              <w:rPr>
                <w:rtl/>
              </w:rPr>
            </w:pPr>
            <w:r>
              <w:rPr>
                <w:rFonts w:hint="cs"/>
                <w:rtl/>
              </w:rPr>
              <w:t>المدير العام (محمود محمد صابر)</w:t>
            </w:r>
          </w:p>
        </w:tc>
        <w:tc>
          <w:tcPr>
            <w:tcW w:w="4097" w:type="dxa"/>
          </w:tcPr>
          <w:p w14:paraId="2105EABA" w14:textId="77777777" w:rsidR="00EB2B23" w:rsidRDefault="00EB2B23" w:rsidP="00DE4EEC">
            <w:pPr>
              <w:pStyle w:val="NoSpacing"/>
              <w:bidi/>
              <w:rPr>
                <w:rtl/>
              </w:rPr>
            </w:pPr>
            <w:r>
              <w:rPr>
                <w:rFonts w:hint="cs"/>
                <w:rtl/>
              </w:rPr>
              <w:t xml:space="preserve">التوقيع </w:t>
            </w:r>
            <w:r>
              <w:t>………………………………..</w:t>
            </w:r>
          </w:p>
        </w:tc>
        <w:tc>
          <w:tcPr>
            <w:tcW w:w="2258" w:type="dxa"/>
          </w:tcPr>
          <w:p w14:paraId="7B0AA9A6" w14:textId="77777777" w:rsidR="00EB2B23" w:rsidRDefault="00EB2B23" w:rsidP="00DE4EEC">
            <w:pPr>
              <w:pStyle w:val="NoSpacing"/>
              <w:bidi/>
              <w:rPr>
                <w:rtl/>
              </w:rPr>
            </w:pPr>
          </w:p>
        </w:tc>
      </w:tr>
      <w:tr w:rsidR="00EB2B23" w14:paraId="061F7823" w14:textId="77777777" w:rsidTr="00DE4EEC">
        <w:tc>
          <w:tcPr>
            <w:tcW w:w="2416" w:type="dxa"/>
          </w:tcPr>
          <w:p w14:paraId="26C52F4E" w14:textId="77777777" w:rsidR="00EB2B23" w:rsidRDefault="00EB2B23" w:rsidP="00DE4EEC">
            <w:pPr>
              <w:pStyle w:val="NoSpacing"/>
              <w:bidi/>
              <w:rPr>
                <w:rtl/>
              </w:rPr>
            </w:pPr>
            <w:r>
              <w:rPr>
                <w:rFonts w:hint="cs"/>
                <w:rtl/>
              </w:rPr>
              <w:t xml:space="preserve">التوقيع </w:t>
            </w:r>
          </w:p>
        </w:tc>
        <w:tc>
          <w:tcPr>
            <w:tcW w:w="2916" w:type="dxa"/>
          </w:tcPr>
          <w:p w14:paraId="75B48C77" w14:textId="77777777" w:rsidR="00EB2B23" w:rsidRDefault="00EB2B23" w:rsidP="00DE4EEC">
            <w:pPr>
              <w:pStyle w:val="NoSpacing"/>
              <w:bidi/>
              <w:rPr>
                <w:rtl/>
              </w:rPr>
            </w:pPr>
            <w:r>
              <w:t>………………………………..</w:t>
            </w:r>
          </w:p>
        </w:tc>
        <w:tc>
          <w:tcPr>
            <w:tcW w:w="4097" w:type="dxa"/>
          </w:tcPr>
          <w:p w14:paraId="2A7D95DC" w14:textId="77777777" w:rsidR="00EB2B23" w:rsidRDefault="00EB2B23" w:rsidP="00DE4EEC">
            <w:pPr>
              <w:pStyle w:val="NoSpacing"/>
              <w:bidi/>
              <w:rPr>
                <w:rtl/>
              </w:rPr>
            </w:pPr>
          </w:p>
        </w:tc>
        <w:tc>
          <w:tcPr>
            <w:tcW w:w="2258" w:type="dxa"/>
          </w:tcPr>
          <w:p w14:paraId="2EEAF0AA" w14:textId="77777777" w:rsidR="00EB2B23" w:rsidRDefault="00EB2B23" w:rsidP="00DE4EEC">
            <w:pPr>
              <w:pStyle w:val="NoSpacing"/>
              <w:bidi/>
              <w:rPr>
                <w:rtl/>
              </w:rPr>
            </w:pPr>
          </w:p>
        </w:tc>
      </w:tr>
    </w:tbl>
    <w:p w14:paraId="00508A0C" w14:textId="77777777" w:rsidR="00EB2B23" w:rsidRDefault="00EB2B23" w:rsidP="00EB2B23">
      <w:pPr>
        <w:pStyle w:val="NoSpacing"/>
        <w:bidi/>
        <w:rPr>
          <w:rtl/>
        </w:rPr>
      </w:pPr>
    </w:p>
    <w:p w14:paraId="2CCC8BBC" w14:textId="77777777" w:rsidR="00EB2B23" w:rsidRPr="00D05849" w:rsidRDefault="00EB2B23" w:rsidP="00EB2B23">
      <w:pPr>
        <w:pStyle w:val="NoSpacing"/>
        <w:bidi/>
        <w:rPr>
          <w:rtl/>
        </w:rPr>
      </w:pPr>
      <w:r>
        <w:rPr>
          <w:rFonts w:hint="cs"/>
          <w:rtl/>
        </w:rPr>
        <w:t xml:space="preserve"> </w:t>
      </w:r>
    </w:p>
    <w:p w14:paraId="3E196691" w14:textId="77777777" w:rsidR="00EB2B23" w:rsidRPr="000D2857" w:rsidRDefault="00EB2B23" w:rsidP="00EB2B23"/>
    <w:p w14:paraId="6F80A489" w14:textId="77777777" w:rsidR="00EB2B23" w:rsidRDefault="00EB2B23" w:rsidP="00415510">
      <w:pPr>
        <w:jc w:val="right"/>
        <w:rPr>
          <w:rFonts w:cs="Times New Roman"/>
          <w:sz w:val="20"/>
          <w:szCs w:val="20"/>
          <w:lang w:bidi="ar-EG"/>
        </w:rPr>
      </w:pPr>
    </w:p>
    <w:p w14:paraId="6183C4CF" w14:textId="77777777" w:rsidR="002A5395" w:rsidRDefault="002A5395" w:rsidP="00415510">
      <w:pPr>
        <w:jc w:val="right"/>
        <w:rPr>
          <w:rFonts w:cs="Times New Roman"/>
          <w:sz w:val="20"/>
          <w:szCs w:val="20"/>
          <w:lang w:bidi="ar-EG"/>
        </w:rPr>
      </w:pPr>
    </w:p>
    <w:p w14:paraId="5C0BF7BB" w14:textId="77777777" w:rsidR="002A5395" w:rsidRDefault="002A5395" w:rsidP="00415510">
      <w:pPr>
        <w:jc w:val="right"/>
        <w:rPr>
          <w:rFonts w:cs="Times New Roman"/>
          <w:sz w:val="20"/>
          <w:szCs w:val="20"/>
          <w:lang w:bidi="ar-EG"/>
        </w:rPr>
      </w:pPr>
    </w:p>
    <w:p w14:paraId="154C09C0" w14:textId="77777777" w:rsidR="002A5395" w:rsidRDefault="002A5395" w:rsidP="00415510">
      <w:pPr>
        <w:jc w:val="right"/>
        <w:rPr>
          <w:rFonts w:cs="Times New Roman"/>
          <w:sz w:val="20"/>
          <w:szCs w:val="20"/>
          <w:lang w:bidi="ar-EG"/>
        </w:rPr>
      </w:pPr>
    </w:p>
    <w:p w14:paraId="354633CB" w14:textId="77777777" w:rsidR="002A5395" w:rsidRDefault="002A5395" w:rsidP="00415510">
      <w:pPr>
        <w:jc w:val="right"/>
        <w:rPr>
          <w:rFonts w:cs="Times New Roman"/>
          <w:sz w:val="20"/>
          <w:szCs w:val="20"/>
          <w:lang w:bidi="ar-EG"/>
        </w:rPr>
      </w:pPr>
    </w:p>
    <w:p w14:paraId="42E6C12F" w14:textId="77777777" w:rsidR="002A5395" w:rsidRDefault="002A5395" w:rsidP="00415510">
      <w:pPr>
        <w:jc w:val="right"/>
        <w:rPr>
          <w:rFonts w:cs="Times New Roman"/>
          <w:sz w:val="20"/>
          <w:szCs w:val="20"/>
          <w:lang w:bidi="ar-EG"/>
        </w:rPr>
      </w:pPr>
    </w:p>
    <w:p w14:paraId="47A742C9" w14:textId="77777777" w:rsidR="002A5395" w:rsidRDefault="002A5395" w:rsidP="00415510">
      <w:pPr>
        <w:jc w:val="right"/>
        <w:rPr>
          <w:rFonts w:cs="Times New Roman"/>
          <w:sz w:val="20"/>
          <w:szCs w:val="20"/>
          <w:lang w:bidi="ar-EG"/>
        </w:rPr>
      </w:pPr>
    </w:p>
    <w:p w14:paraId="5428904E" w14:textId="77777777" w:rsidR="002A5395" w:rsidRDefault="002A5395" w:rsidP="00415510">
      <w:pPr>
        <w:jc w:val="right"/>
        <w:rPr>
          <w:rFonts w:cs="Times New Roman"/>
          <w:sz w:val="20"/>
          <w:szCs w:val="20"/>
          <w:lang w:bidi="ar-EG"/>
        </w:rPr>
      </w:pPr>
    </w:p>
    <w:p w14:paraId="0CB14CE3" w14:textId="77777777" w:rsidR="002A5395" w:rsidRDefault="002A5395" w:rsidP="00415510">
      <w:pPr>
        <w:jc w:val="right"/>
        <w:rPr>
          <w:rFonts w:cs="Times New Roman"/>
          <w:sz w:val="20"/>
          <w:szCs w:val="20"/>
          <w:lang w:bidi="ar-EG"/>
        </w:rPr>
      </w:pPr>
    </w:p>
    <w:p w14:paraId="187D0395" w14:textId="77777777" w:rsidR="002A5395" w:rsidRPr="00633922" w:rsidRDefault="002A5395" w:rsidP="00415510">
      <w:pPr>
        <w:jc w:val="right"/>
        <w:rPr>
          <w:rFonts w:cs="Times New Roman"/>
          <w:sz w:val="20"/>
          <w:szCs w:val="20"/>
          <w:lang w:bidi="ar-EG"/>
        </w:rPr>
      </w:pPr>
    </w:p>
    <w:p w14:paraId="5F5AEEDE" w14:textId="77777777" w:rsidR="002A5395" w:rsidRPr="002A5395" w:rsidRDefault="002A5395" w:rsidP="002A5395">
      <w:pPr>
        <w:bidi/>
        <w:jc w:val="center"/>
        <w:rPr>
          <w:b/>
          <w:bCs/>
          <w:u w:val="single"/>
          <w:rtl/>
        </w:rPr>
      </w:pPr>
      <w:r w:rsidRPr="002A5395">
        <w:rPr>
          <w:rFonts w:ascii="Times New Roman" w:hAnsi="Times New Roman" w:cs="Times New Roman" w:hint="cs"/>
          <w:b/>
          <w:bCs/>
          <w:u w:val="single"/>
          <w:rtl/>
        </w:rPr>
        <w:t>الملحق</w:t>
      </w:r>
      <w:r w:rsidRPr="002A5395">
        <w:rPr>
          <w:b/>
          <w:bCs/>
          <w:u w:val="single"/>
          <w:rtl/>
        </w:rPr>
        <w:t xml:space="preserve"> </w:t>
      </w:r>
      <w:r w:rsidRPr="002A5395">
        <w:rPr>
          <w:rFonts w:ascii="Times New Roman" w:hAnsi="Times New Roman" w:cs="Times New Roman" w:hint="cs"/>
          <w:b/>
          <w:bCs/>
          <w:u w:val="single"/>
          <w:rtl/>
        </w:rPr>
        <w:t>رقم</w:t>
      </w:r>
      <w:r w:rsidRPr="002A5395">
        <w:rPr>
          <w:b/>
          <w:bCs/>
          <w:u w:val="single"/>
          <w:rtl/>
        </w:rPr>
        <w:t xml:space="preserve"> (2) — </w:t>
      </w:r>
      <w:r w:rsidRPr="002A5395">
        <w:rPr>
          <w:rFonts w:ascii="Times New Roman" w:hAnsi="Times New Roman" w:cs="Times New Roman" w:hint="cs"/>
          <w:b/>
          <w:bCs/>
          <w:u w:val="single"/>
          <w:rtl/>
        </w:rPr>
        <w:t>إقرار</w:t>
      </w:r>
      <w:r w:rsidRPr="002A5395">
        <w:rPr>
          <w:b/>
          <w:bCs/>
          <w:u w:val="single"/>
          <w:rtl/>
        </w:rPr>
        <w:t xml:space="preserve"> </w:t>
      </w:r>
      <w:r w:rsidRPr="002A5395">
        <w:rPr>
          <w:rFonts w:ascii="Times New Roman" w:hAnsi="Times New Roman" w:cs="Times New Roman" w:hint="cs"/>
          <w:b/>
          <w:bCs/>
          <w:u w:val="single"/>
          <w:rtl/>
        </w:rPr>
        <w:t>خاص</w:t>
      </w:r>
      <w:r w:rsidRPr="002A5395">
        <w:rPr>
          <w:b/>
          <w:bCs/>
          <w:u w:val="single"/>
          <w:rtl/>
        </w:rPr>
        <w:t xml:space="preserve"> </w:t>
      </w:r>
      <w:r w:rsidRPr="002A5395">
        <w:rPr>
          <w:rFonts w:ascii="Times New Roman" w:hAnsi="Times New Roman" w:cs="Times New Roman" w:hint="cs"/>
          <w:b/>
          <w:bCs/>
          <w:u w:val="single"/>
          <w:rtl/>
        </w:rPr>
        <w:t>بطبيعة</w:t>
      </w:r>
      <w:r w:rsidRPr="002A5395">
        <w:rPr>
          <w:b/>
          <w:bCs/>
          <w:u w:val="single"/>
          <w:rtl/>
        </w:rPr>
        <w:t xml:space="preserve"> </w:t>
      </w:r>
      <w:r w:rsidRPr="002A5395">
        <w:rPr>
          <w:rFonts w:ascii="Times New Roman" w:hAnsi="Times New Roman" w:cs="Times New Roman" w:hint="cs"/>
          <w:b/>
          <w:bCs/>
          <w:u w:val="single"/>
          <w:rtl/>
        </w:rPr>
        <w:t>الدفعة</w:t>
      </w:r>
      <w:r w:rsidRPr="002A5395">
        <w:rPr>
          <w:b/>
          <w:bCs/>
          <w:u w:val="single"/>
          <w:rtl/>
        </w:rPr>
        <w:t xml:space="preserve"> </w:t>
      </w:r>
      <w:r w:rsidRPr="002A5395">
        <w:rPr>
          <w:rFonts w:ascii="Times New Roman" w:hAnsi="Times New Roman" w:cs="Times New Roman" w:hint="cs"/>
          <w:b/>
          <w:bCs/>
          <w:u w:val="single"/>
          <w:rtl/>
        </w:rPr>
        <w:t>الأولى</w:t>
      </w:r>
      <w:r w:rsidRPr="002A5395">
        <w:rPr>
          <w:b/>
          <w:bCs/>
          <w:u w:val="single"/>
          <w:rtl/>
        </w:rPr>
        <w:t xml:space="preserve"> </w:t>
      </w:r>
      <w:r w:rsidRPr="002A5395">
        <w:rPr>
          <w:rFonts w:ascii="Times New Roman" w:hAnsi="Times New Roman" w:cs="Times New Roman" w:hint="cs"/>
          <w:b/>
          <w:bCs/>
          <w:u w:val="single"/>
          <w:rtl/>
        </w:rPr>
        <w:t>واستلام</w:t>
      </w:r>
      <w:r w:rsidRPr="002A5395">
        <w:rPr>
          <w:b/>
          <w:bCs/>
          <w:u w:val="single"/>
          <w:rtl/>
        </w:rPr>
        <w:t xml:space="preserve"> </w:t>
      </w:r>
      <w:r w:rsidRPr="002A5395">
        <w:rPr>
          <w:rFonts w:ascii="Times New Roman" w:hAnsi="Times New Roman" w:cs="Times New Roman" w:hint="cs"/>
          <w:b/>
          <w:bCs/>
          <w:u w:val="single"/>
          <w:rtl/>
        </w:rPr>
        <w:t>الخدمة</w:t>
      </w:r>
      <w:r w:rsidRPr="002A5395">
        <w:rPr>
          <w:b/>
          <w:bCs/>
          <w:u w:val="single"/>
          <w:rtl/>
        </w:rPr>
        <w:t xml:space="preserve"> </w:t>
      </w:r>
      <w:r w:rsidRPr="002A5395">
        <w:rPr>
          <w:rFonts w:ascii="Times New Roman" w:hAnsi="Times New Roman" w:cs="Times New Roman" w:hint="cs"/>
          <w:b/>
          <w:bCs/>
          <w:u w:val="single"/>
          <w:rtl/>
        </w:rPr>
        <w:t>الاستشارية</w:t>
      </w:r>
    </w:p>
    <w:p w14:paraId="3E8AB1DC" w14:textId="77777777" w:rsidR="002A5395" w:rsidRDefault="002A5395" w:rsidP="002A5395">
      <w:pPr>
        <w:bidi/>
        <w:rPr>
          <w:rtl/>
        </w:rPr>
      </w:pPr>
      <w:r>
        <w:rPr>
          <w:rFonts w:ascii="Times New Roman" w:hAnsi="Times New Roman" w:cs="Times New Roman" w:hint="cs"/>
          <w:rtl/>
        </w:rPr>
        <w:t>ملحق</w:t>
      </w:r>
      <w:r>
        <w:rPr>
          <w:rtl/>
        </w:rPr>
        <w:t xml:space="preserve"> </w:t>
      </w:r>
      <w:r>
        <w:rPr>
          <w:rFonts w:ascii="Times New Roman" w:hAnsi="Times New Roman" w:cs="Times New Roman" w:hint="cs"/>
          <w:rtl/>
        </w:rPr>
        <w:t>مستقل</w:t>
      </w:r>
      <w:r>
        <w:rPr>
          <w:rtl/>
        </w:rPr>
        <w:t xml:space="preserve"> </w:t>
      </w:r>
      <w:r>
        <w:rPr>
          <w:rFonts w:ascii="Times New Roman" w:hAnsi="Times New Roman" w:cs="Times New Roman" w:hint="cs"/>
          <w:rtl/>
        </w:rPr>
        <w:t>مرتبط</w:t>
      </w:r>
      <w:r>
        <w:rPr>
          <w:rtl/>
        </w:rPr>
        <w:t xml:space="preserve"> </w:t>
      </w:r>
      <w:r>
        <w:rPr>
          <w:rFonts w:ascii="Times New Roman" w:hAnsi="Times New Roman" w:cs="Times New Roman" w:hint="cs"/>
          <w:rtl/>
        </w:rPr>
        <w:t>بهذا</w:t>
      </w:r>
      <w:r>
        <w:rPr>
          <w:rtl/>
        </w:rPr>
        <w:t xml:space="preserve"> </w:t>
      </w:r>
      <w:r>
        <w:rPr>
          <w:rFonts w:ascii="Times New Roman" w:hAnsi="Times New Roman" w:cs="Times New Roman" w:hint="cs"/>
          <w:rtl/>
        </w:rPr>
        <w:t>العقد،</w:t>
      </w:r>
      <w:r>
        <w:rPr>
          <w:rtl/>
        </w:rPr>
        <w:t xml:space="preserve"> </w:t>
      </w:r>
      <w:r>
        <w:rPr>
          <w:rFonts w:ascii="Times New Roman" w:hAnsi="Times New Roman" w:cs="Times New Roman" w:hint="cs"/>
          <w:rtl/>
        </w:rPr>
        <w:t>ويُعد</w:t>
      </w:r>
      <w:r>
        <w:rPr>
          <w:rtl/>
        </w:rPr>
        <w:t xml:space="preserve"> </w:t>
      </w:r>
      <w:r>
        <w:rPr>
          <w:rFonts w:ascii="Times New Roman" w:hAnsi="Times New Roman" w:cs="Times New Roman" w:hint="cs"/>
          <w:rtl/>
        </w:rPr>
        <w:t>جزءًا</w:t>
      </w:r>
      <w:r>
        <w:rPr>
          <w:rtl/>
        </w:rPr>
        <w:t xml:space="preserve"> </w:t>
      </w:r>
      <w:r>
        <w:rPr>
          <w:rFonts w:ascii="Times New Roman" w:hAnsi="Times New Roman" w:cs="Times New Roman" w:hint="cs"/>
          <w:rtl/>
        </w:rPr>
        <w:t>لا</w:t>
      </w:r>
      <w:r>
        <w:rPr>
          <w:rtl/>
        </w:rPr>
        <w:t xml:space="preserve"> </w:t>
      </w:r>
      <w:r>
        <w:rPr>
          <w:rFonts w:ascii="Times New Roman" w:hAnsi="Times New Roman" w:cs="Times New Roman" w:hint="cs"/>
          <w:rtl/>
        </w:rPr>
        <w:t>يتجزأ</w:t>
      </w:r>
      <w:r>
        <w:rPr>
          <w:rtl/>
        </w:rPr>
        <w:t xml:space="preserve"> </w:t>
      </w:r>
      <w:r>
        <w:rPr>
          <w:rFonts w:ascii="Times New Roman" w:hAnsi="Times New Roman" w:cs="Times New Roman" w:hint="cs"/>
          <w:rtl/>
        </w:rPr>
        <w:t>منه</w:t>
      </w:r>
      <w:r>
        <w:rPr>
          <w:rtl/>
        </w:rPr>
        <w:t xml:space="preserve"> </w:t>
      </w:r>
      <w:r>
        <w:rPr>
          <w:rFonts w:ascii="Times New Roman" w:hAnsi="Times New Roman" w:cs="Times New Roman" w:hint="cs"/>
          <w:rtl/>
        </w:rPr>
        <w:t>وفقًا</w:t>
      </w:r>
      <w:r>
        <w:rPr>
          <w:rtl/>
        </w:rPr>
        <w:t xml:space="preserve"> </w:t>
      </w:r>
      <w:r>
        <w:rPr>
          <w:rFonts w:ascii="Times New Roman" w:hAnsi="Times New Roman" w:cs="Times New Roman" w:hint="cs"/>
          <w:rtl/>
        </w:rPr>
        <w:t>للمادة</w:t>
      </w:r>
      <w:r>
        <w:rPr>
          <w:rtl/>
        </w:rPr>
        <w:t xml:space="preserve"> (6-1-</w:t>
      </w:r>
      <w:r>
        <w:rPr>
          <w:rFonts w:ascii="Times New Roman" w:hAnsi="Times New Roman" w:cs="Times New Roman" w:hint="cs"/>
          <w:rtl/>
        </w:rPr>
        <w:t>ج</w:t>
      </w:r>
      <w:r>
        <w:rPr>
          <w:rtl/>
        </w:rPr>
        <w:t xml:space="preserve">) </w:t>
      </w:r>
      <w:r>
        <w:rPr>
          <w:rFonts w:ascii="Times New Roman" w:hAnsi="Times New Roman" w:cs="Times New Roman" w:hint="cs"/>
          <w:rtl/>
        </w:rPr>
        <w:t>والمادة</w:t>
      </w:r>
      <w:r>
        <w:rPr>
          <w:rtl/>
        </w:rPr>
        <w:t xml:space="preserve"> (12-1-</w:t>
      </w:r>
      <w:r>
        <w:rPr>
          <w:rFonts w:ascii="Times New Roman" w:hAnsi="Times New Roman" w:cs="Times New Roman" w:hint="cs"/>
          <w:rtl/>
        </w:rPr>
        <w:t>ج</w:t>
      </w:r>
      <w:r>
        <w:rPr>
          <w:rtl/>
        </w:rPr>
        <w:t xml:space="preserve">) </w:t>
      </w:r>
      <w:r>
        <w:rPr>
          <w:rFonts w:ascii="Times New Roman" w:hAnsi="Times New Roman" w:cs="Times New Roman" w:hint="cs"/>
          <w:rtl/>
        </w:rPr>
        <w:t>أعلاه</w:t>
      </w:r>
      <w:r>
        <w:t>.</w:t>
      </w:r>
    </w:p>
    <w:p w14:paraId="69D61E62" w14:textId="77777777" w:rsidR="002A5395" w:rsidRDefault="002A5395" w:rsidP="002A5395">
      <w:pPr>
        <w:bidi/>
        <w:rPr>
          <w:rtl/>
        </w:rPr>
      </w:pPr>
      <w:r>
        <w:rPr>
          <w:rFonts w:ascii="Times New Roman" w:hAnsi="Times New Roman" w:cs="Times New Roman" w:hint="cs"/>
          <w:rtl/>
        </w:rPr>
        <w:t>أقر</w:t>
      </w:r>
      <w:r>
        <w:rPr>
          <w:rtl/>
        </w:rPr>
        <w:t xml:space="preserve"> </w:t>
      </w:r>
      <w:r>
        <w:rPr>
          <w:rFonts w:ascii="Times New Roman" w:hAnsi="Times New Roman" w:cs="Times New Roman" w:hint="cs"/>
          <w:rtl/>
        </w:rPr>
        <w:t>أنا</w:t>
      </w:r>
      <w:r>
        <w:rPr>
          <w:rtl/>
        </w:rPr>
        <w:t xml:space="preserve"> </w:t>
      </w:r>
      <w:r>
        <w:rPr>
          <w:rFonts w:ascii="Times New Roman" w:hAnsi="Times New Roman" w:cs="Times New Roman" w:hint="cs"/>
          <w:rtl/>
        </w:rPr>
        <w:t>الموقّع</w:t>
      </w:r>
      <w:r>
        <w:rPr>
          <w:rtl/>
        </w:rPr>
        <w:t xml:space="preserve"> </w:t>
      </w:r>
      <w:r>
        <w:rPr>
          <w:rFonts w:ascii="Times New Roman" w:hAnsi="Times New Roman" w:cs="Times New Roman" w:hint="cs"/>
          <w:rtl/>
        </w:rPr>
        <w:t>أدناه،</w:t>
      </w:r>
      <w:r>
        <w:rPr>
          <w:rtl/>
        </w:rPr>
        <w:t xml:space="preserve"> </w:t>
      </w:r>
      <w:r>
        <w:rPr>
          <w:rFonts w:ascii="Times New Roman" w:hAnsi="Times New Roman" w:cs="Times New Roman" w:hint="cs"/>
          <w:rtl/>
        </w:rPr>
        <w:t>الطرف</w:t>
      </w:r>
      <w:r>
        <w:rPr>
          <w:rtl/>
        </w:rPr>
        <w:t xml:space="preserve"> </w:t>
      </w:r>
      <w:r>
        <w:rPr>
          <w:rFonts w:ascii="Times New Roman" w:hAnsi="Times New Roman" w:cs="Times New Roman" w:hint="cs"/>
          <w:rtl/>
        </w:rPr>
        <w:t>الثاني</w:t>
      </w:r>
      <w:r>
        <w:rPr>
          <w:rtl/>
        </w:rPr>
        <w:t xml:space="preserve"> (</w:t>
      </w:r>
      <w:r>
        <w:rPr>
          <w:rFonts w:ascii="Times New Roman" w:hAnsi="Times New Roman" w:cs="Times New Roman" w:hint="cs"/>
          <w:rtl/>
        </w:rPr>
        <w:t>العميل</w:t>
      </w:r>
      <w:r>
        <w:rPr>
          <w:rtl/>
        </w:rPr>
        <w:t>)</w:t>
      </w:r>
      <w:r>
        <w:rPr>
          <w:rFonts w:ascii="Times New Roman" w:hAnsi="Times New Roman" w:cs="Times New Roman" w:hint="cs"/>
          <w:rtl/>
        </w:rPr>
        <w:t>،</w:t>
      </w:r>
      <w:r>
        <w:rPr>
          <w:rtl/>
        </w:rPr>
        <w:t xml:space="preserve"> </w:t>
      </w:r>
      <w:r>
        <w:rPr>
          <w:rFonts w:ascii="Times New Roman" w:hAnsi="Times New Roman" w:cs="Times New Roman" w:hint="cs"/>
          <w:rtl/>
        </w:rPr>
        <w:t>بموجب</w:t>
      </w:r>
      <w:r>
        <w:rPr>
          <w:rtl/>
        </w:rPr>
        <w:t xml:space="preserve"> </w:t>
      </w:r>
      <w:r>
        <w:rPr>
          <w:rFonts w:ascii="Times New Roman" w:hAnsi="Times New Roman" w:cs="Times New Roman" w:hint="cs"/>
          <w:rtl/>
        </w:rPr>
        <w:t>هذا</w:t>
      </w:r>
      <w:r>
        <w:rPr>
          <w:rtl/>
        </w:rPr>
        <w:t xml:space="preserve"> </w:t>
      </w:r>
      <w:r>
        <w:rPr>
          <w:rFonts w:ascii="Times New Roman" w:hAnsi="Times New Roman" w:cs="Times New Roman" w:hint="cs"/>
          <w:rtl/>
        </w:rPr>
        <w:t>الإقرار</w:t>
      </w:r>
      <w:r>
        <w:rPr>
          <w:rtl/>
        </w:rPr>
        <w:t xml:space="preserve"> </w:t>
      </w:r>
      <w:r>
        <w:rPr>
          <w:rFonts w:ascii="Times New Roman" w:hAnsi="Times New Roman" w:cs="Times New Roman" w:hint="cs"/>
          <w:rtl/>
        </w:rPr>
        <w:t>المستقل،</w:t>
      </w:r>
      <w:r>
        <w:rPr>
          <w:rtl/>
        </w:rPr>
        <w:t xml:space="preserve"> </w:t>
      </w:r>
      <w:r>
        <w:rPr>
          <w:rFonts w:ascii="Times New Roman" w:hAnsi="Times New Roman" w:cs="Times New Roman" w:hint="cs"/>
          <w:rtl/>
        </w:rPr>
        <w:t>بما</w:t>
      </w:r>
      <w:r>
        <w:rPr>
          <w:rtl/>
        </w:rPr>
        <w:t xml:space="preserve"> </w:t>
      </w:r>
      <w:r>
        <w:rPr>
          <w:rFonts w:ascii="Times New Roman" w:hAnsi="Times New Roman" w:cs="Times New Roman" w:hint="cs"/>
          <w:rtl/>
        </w:rPr>
        <w:t>يلي</w:t>
      </w:r>
      <w:r>
        <w:t>:</w:t>
      </w:r>
    </w:p>
    <w:p w14:paraId="56589128" w14:textId="77777777" w:rsidR="002A5395" w:rsidRDefault="002A5395" w:rsidP="002A5395">
      <w:pPr>
        <w:bidi/>
        <w:rPr>
          <w:rtl/>
        </w:rPr>
      </w:pPr>
      <w:r>
        <w:rPr>
          <w:rtl/>
        </w:rPr>
        <w:t>1</w:t>
      </w:r>
      <w:r>
        <w:t xml:space="preserve">. </w:t>
      </w:r>
      <w:r>
        <w:rPr>
          <w:rFonts w:ascii="Times New Roman" w:hAnsi="Times New Roman" w:cs="Times New Roman" w:hint="cs"/>
          <w:rtl/>
        </w:rPr>
        <w:t>أنني</w:t>
      </w:r>
      <w:r>
        <w:rPr>
          <w:rtl/>
        </w:rPr>
        <w:t xml:space="preserve"> </w:t>
      </w:r>
      <w:r>
        <w:rPr>
          <w:rFonts w:ascii="Times New Roman" w:hAnsi="Times New Roman" w:cs="Times New Roman" w:hint="cs"/>
          <w:rtl/>
        </w:rPr>
        <w:t>تلقيت</w:t>
      </w:r>
      <w:r>
        <w:rPr>
          <w:rtl/>
        </w:rPr>
        <w:t xml:space="preserve"> </w:t>
      </w:r>
      <w:r>
        <w:rPr>
          <w:rFonts w:ascii="Times New Roman" w:hAnsi="Times New Roman" w:cs="Times New Roman" w:hint="cs"/>
          <w:rtl/>
        </w:rPr>
        <w:t>من</w:t>
      </w:r>
      <w:r>
        <w:rPr>
          <w:rtl/>
        </w:rPr>
        <w:t xml:space="preserve"> </w:t>
      </w:r>
      <w:r>
        <w:rPr>
          <w:rFonts w:ascii="Times New Roman" w:hAnsi="Times New Roman" w:cs="Times New Roman" w:hint="cs"/>
          <w:rtl/>
        </w:rPr>
        <w:t>الطرف</w:t>
      </w:r>
      <w:r>
        <w:rPr>
          <w:rtl/>
        </w:rPr>
        <w:t xml:space="preserve"> </w:t>
      </w:r>
      <w:r>
        <w:rPr>
          <w:rFonts w:ascii="Times New Roman" w:hAnsi="Times New Roman" w:cs="Times New Roman" w:hint="cs"/>
          <w:rtl/>
        </w:rPr>
        <w:t>الأول</w:t>
      </w:r>
      <w:r>
        <w:rPr>
          <w:rtl/>
        </w:rPr>
        <w:t xml:space="preserve"> (</w:t>
      </w:r>
      <w:r>
        <w:rPr>
          <w:rFonts w:ascii="Times New Roman" w:hAnsi="Times New Roman" w:cs="Times New Roman" w:hint="cs"/>
          <w:rtl/>
        </w:rPr>
        <w:t>الشركة</w:t>
      </w:r>
      <w:r>
        <w:rPr>
          <w:rtl/>
        </w:rPr>
        <w:t xml:space="preserve">) </w:t>
      </w:r>
      <w:r>
        <w:rPr>
          <w:rFonts w:ascii="Times New Roman" w:hAnsi="Times New Roman" w:cs="Times New Roman" w:hint="cs"/>
          <w:rtl/>
        </w:rPr>
        <w:t>قبل</w:t>
      </w:r>
      <w:r>
        <w:rPr>
          <w:rtl/>
        </w:rPr>
        <w:t xml:space="preserve"> </w:t>
      </w:r>
      <w:r>
        <w:rPr>
          <w:rFonts w:ascii="Times New Roman" w:hAnsi="Times New Roman" w:cs="Times New Roman" w:hint="cs"/>
          <w:rtl/>
        </w:rPr>
        <w:t>وأثناء</w:t>
      </w:r>
      <w:r>
        <w:rPr>
          <w:rtl/>
        </w:rPr>
        <w:t xml:space="preserve"> </w:t>
      </w:r>
      <w:r>
        <w:rPr>
          <w:rFonts w:ascii="Times New Roman" w:hAnsi="Times New Roman" w:cs="Times New Roman" w:hint="cs"/>
          <w:rtl/>
        </w:rPr>
        <w:t>توقيع</w:t>
      </w:r>
      <w:r>
        <w:rPr>
          <w:rtl/>
        </w:rPr>
        <w:t xml:space="preserve"> </w:t>
      </w:r>
      <w:r>
        <w:rPr>
          <w:rFonts w:ascii="Times New Roman" w:hAnsi="Times New Roman" w:cs="Times New Roman" w:hint="cs"/>
          <w:rtl/>
        </w:rPr>
        <w:t>هذا</w:t>
      </w:r>
      <w:r>
        <w:rPr>
          <w:rtl/>
        </w:rPr>
        <w:t xml:space="preserve"> </w:t>
      </w:r>
      <w:r>
        <w:rPr>
          <w:rFonts w:ascii="Times New Roman" w:hAnsi="Times New Roman" w:cs="Times New Roman" w:hint="cs"/>
          <w:rtl/>
        </w:rPr>
        <w:t>العقد</w:t>
      </w:r>
      <w:r>
        <w:rPr>
          <w:rtl/>
        </w:rPr>
        <w:t xml:space="preserve"> </w:t>
      </w:r>
      <w:r>
        <w:rPr>
          <w:rFonts w:ascii="Times New Roman" w:hAnsi="Times New Roman" w:cs="Times New Roman" w:hint="cs"/>
          <w:rtl/>
        </w:rPr>
        <w:t>استشارة</w:t>
      </w:r>
      <w:r>
        <w:rPr>
          <w:rtl/>
        </w:rPr>
        <w:t xml:space="preserve"> </w:t>
      </w:r>
      <w:r>
        <w:rPr>
          <w:rFonts w:ascii="Times New Roman" w:hAnsi="Times New Roman" w:cs="Times New Roman" w:hint="cs"/>
          <w:rtl/>
        </w:rPr>
        <w:t>كاملة</w:t>
      </w:r>
      <w:r>
        <w:rPr>
          <w:rtl/>
        </w:rPr>
        <w:t xml:space="preserve"> </w:t>
      </w:r>
      <w:r>
        <w:rPr>
          <w:rFonts w:ascii="Times New Roman" w:hAnsi="Times New Roman" w:cs="Times New Roman" w:hint="cs"/>
          <w:rtl/>
        </w:rPr>
        <w:t>ومفصّلة</w:t>
      </w:r>
      <w:r>
        <w:rPr>
          <w:rtl/>
        </w:rPr>
        <w:t xml:space="preserve"> </w:t>
      </w:r>
      <w:r>
        <w:rPr>
          <w:rFonts w:ascii="Times New Roman" w:hAnsi="Times New Roman" w:cs="Times New Roman" w:hint="cs"/>
          <w:rtl/>
        </w:rPr>
        <w:t>بخصوص</w:t>
      </w:r>
      <w:r>
        <w:rPr>
          <w:rtl/>
        </w:rPr>
        <w:t xml:space="preserve"> </w:t>
      </w:r>
      <w:r>
        <w:rPr>
          <w:rFonts w:ascii="Times New Roman" w:hAnsi="Times New Roman" w:cs="Times New Roman" w:hint="cs"/>
          <w:rtl/>
        </w:rPr>
        <w:t>برنامج</w:t>
      </w:r>
      <w:r>
        <w:rPr>
          <w:rtl/>
        </w:rPr>
        <w:t xml:space="preserve"> </w:t>
      </w:r>
      <w:r>
        <w:rPr>
          <w:rFonts w:ascii="Times New Roman" w:hAnsi="Times New Roman" w:cs="Times New Roman" w:hint="cs"/>
          <w:rtl/>
        </w:rPr>
        <w:t>الإقامة</w:t>
      </w:r>
      <w:r>
        <w:rPr>
          <w:rtl/>
        </w:rPr>
        <w:t xml:space="preserve"> </w:t>
      </w:r>
      <w:r>
        <w:rPr>
          <w:rFonts w:ascii="Times New Roman" w:hAnsi="Times New Roman" w:cs="Times New Roman" w:hint="cs"/>
          <w:rtl/>
        </w:rPr>
        <w:t>الإسبانية</w:t>
      </w:r>
      <w:r>
        <w:t xml:space="preserve"> (Digital Nomad)</w:t>
      </w:r>
      <w:r>
        <w:rPr>
          <w:rFonts w:ascii="Times New Roman" w:hAnsi="Times New Roman" w:cs="Times New Roman" w:hint="cs"/>
          <w:rtl/>
        </w:rPr>
        <w:t>،</w:t>
      </w:r>
      <w:r>
        <w:rPr>
          <w:rtl/>
        </w:rPr>
        <w:t xml:space="preserve"> </w:t>
      </w:r>
      <w:r>
        <w:rPr>
          <w:rFonts w:ascii="Times New Roman" w:hAnsi="Times New Roman" w:cs="Times New Roman" w:hint="cs"/>
          <w:rtl/>
        </w:rPr>
        <w:t>شملت</w:t>
      </w:r>
      <w:r>
        <w:rPr>
          <w:rtl/>
        </w:rPr>
        <w:t xml:space="preserve"> </w:t>
      </w:r>
      <w:r>
        <w:rPr>
          <w:rFonts w:ascii="Times New Roman" w:hAnsi="Times New Roman" w:cs="Times New Roman" w:hint="cs"/>
          <w:rtl/>
        </w:rPr>
        <w:t>شرح</w:t>
      </w:r>
      <w:r>
        <w:rPr>
          <w:rtl/>
        </w:rPr>
        <w:t xml:space="preserve"> </w:t>
      </w:r>
      <w:r>
        <w:rPr>
          <w:rFonts w:ascii="Times New Roman" w:hAnsi="Times New Roman" w:cs="Times New Roman" w:hint="cs"/>
          <w:rtl/>
        </w:rPr>
        <w:t>شروط</w:t>
      </w:r>
      <w:r>
        <w:rPr>
          <w:rtl/>
        </w:rPr>
        <w:t xml:space="preserve"> </w:t>
      </w:r>
      <w:r>
        <w:rPr>
          <w:rFonts w:ascii="Times New Roman" w:hAnsi="Times New Roman" w:cs="Times New Roman" w:hint="cs"/>
          <w:rtl/>
        </w:rPr>
        <w:t>الأهلية،</w:t>
      </w:r>
      <w:r>
        <w:rPr>
          <w:rtl/>
        </w:rPr>
        <w:t xml:space="preserve"> </w:t>
      </w:r>
      <w:r>
        <w:rPr>
          <w:rFonts w:ascii="Times New Roman" w:hAnsi="Times New Roman" w:cs="Times New Roman" w:hint="cs"/>
          <w:rtl/>
        </w:rPr>
        <w:t>وتحديد</w:t>
      </w:r>
      <w:r>
        <w:rPr>
          <w:rtl/>
        </w:rPr>
        <w:t xml:space="preserve"> </w:t>
      </w:r>
      <w:r>
        <w:rPr>
          <w:rFonts w:ascii="Times New Roman" w:hAnsi="Times New Roman" w:cs="Times New Roman" w:hint="cs"/>
          <w:rtl/>
        </w:rPr>
        <w:t>المستندات</w:t>
      </w:r>
      <w:r>
        <w:rPr>
          <w:rtl/>
        </w:rPr>
        <w:t xml:space="preserve"> </w:t>
      </w:r>
      <w:r>
        <w:rPr>
          <w:rFonts w:ascii="Times New Roman" w:hAnsi="Times New Roman" w:cs="Times New Roman" w:hint="cs"/>
          <w:rtl/>
        </w:rPr>
        <w:t>المطلوبة</w:t>
      </w:r>
      <w:r>
        <w:rPr>
          <w:rtl/>
        </w:rPr>
        <w:t xml:space="preserve"> </w:t>
      </w:r>
      <w:r>
        <w:rPr>
          <w:rFonts w:ascii="Times New Roman" w:hAnsi="Times New Roman" w:cs="Times New Roman" w:hint="cs"/>
          <w:rtl/>
        </w:rPr>
        <w:t>وطريقة</w:t>
      </w:r>
      <w:r>
        <w:rPr>
          <w:rtl/>
        </w:rPr>
        <w:t xml:space="preserve"> </w:t>
      </w:r>
      <w:r>
        <w:rPr>
          <w:rFonts w:ascii="Times New Roman" w:hAnsi="Times New Roman" w:cs="Times New Roman" w:hint="cs"/>
          <w:rtl/>
        </w:rPr>
        <w:t>إعدادها،</w:t>
      </w:r>
      <w:r>
        <w:rPr>
          <w:rtl/>
        </w:rPr>
        <w:t xml:space="preserve"> </w:t>
      </w:r>
      <w:r>
        <w:rPr>
          <w:rFonts w:ascii="Times New Roman" w:hAnsi="Times New Roman" w:cs="Times New Roman" w:hint="cs"/>
          <w:rtl/>
        </w:rPr>
        <w:t>وتوضيح</w:t>
      </w:r>
      <w:r>
        <w:rPr>
          <w:rtl/>
        </w:rPr>
        <w:t xml:space="preserve"> </w:t>
      </w:r>
      <w:r>
        <w:rPr>
          <w:rFonts w:ascii="Times New Roman" w:hAnsi="Times New Roman" w:cs="Times New Roman" w:hint="cs"/>
          <w:rtl/>
        </w:rPr>
        <w:t>آلية</w:t>
      </w:r>
      <w:r>
        <w:rPr>
          <w:rtl/>
        </w:rPr>
        <w:t xml:space="preserve"> </w:t>
      </w:r>
      <w:r>
        <w:rPr>
          <w:rFonts w:ascii="Times New Roman" w:hAnsi="Times New Roman" w:cs="Times New Roman" w:hint="cs"/>
          <w:rtl/>
        </w:rPr>
        <w:t>ومراحل</w:t>
      </w:r>
      <w:r>
        <w:rPr>
          <w:rtl/>
        </w:rPr>
        <w:t xml:space="preserve"> </w:t>
      </w:r>
      <w:r>
        <w:rPr>
          <w:rFonts w:ascii="Times New Roman" w:hAnsi="Times New Roman" w:cs="Times New Roman" w:hint="cs"/>
          <w:rtl/>
        </w:rPr>
        <w:t>التقديم</w:t>
      </w:r>
      <w:r>
        <w:rPr>
          <w:rtl/>
        </w:rPr>
        <w:t xml:space="preserve"> </w:t>
      </w:r>
      <w:r>
        <w:rPr>
          <w:rFonts w:ascii="Times New Roman" w:hAnsi="Times New Roman" w:cs="Times New Roman" w:hint="cs"/>
          <w:rtl/>
        </w:rPr>
        <w:t>والجهات</w:t>
      </w:r>
      <w:r>
        <w:rPr>
          <w:rtl/>
        </w:rPr>
        <w:t xml:space="preserve"> </w:t>
      </w:r>
      <w:r>
        <w:rPr>
          <w:rFonts w:ascii="Times New Roman" w:hAnsi="Times New Roman" w:cs="Times New Roman" w:hint="cs"/>
          <w:rtl/>
        </w:rPr>
        <w:t>المختصة</w:t>
      </w:r>
      <w:r>
        <w:t>.</w:t>
      </w:r>
    </w:p>
    <w:p w14:paraId="1EC59987" w14:textId="77777777" w:rsidR="002A5395" w:rsidRDefault="002A5395" w:rsidP="002A5395">
      <w:pPr>
        <w:bidi/>
        <w:rPr>
          <w:rtl/>
        </w:rPr>
      </w:pPr>
      <w:r>
        <w:rPr>
          <w:rtl/>
        </w:rPr>
        <w:t>2</w:t>
      </w:r>
      <w:r>
        <w:t xml:space="preserve">. </w:t>
      </w:r>
      <w:r>
        <w:rPr>
          <w:rFonts w:ascii="Times New Roman" w:hAnsi="Times New Roman" w:cs="Times New Roman" w:hint="cs"/>
          <w:rtl/>
        </w:rPr>
        <w:t>أنني</w:t>
      </w:r>
      <w:r>
        <w:rPr>
          <w:rtl/>
        </w:rPr>
        <w:t xml:space="preserve"> </w:t>
      </w:r>
      <w:r>
        <w:rPr>
          <w:rFonts w:ascii="Times New Roman" w:hAnsi="Times New Roman" w:cs="Times New Roman" w:hint="cs"/>
          <w:rtl/>
        </w:rPr>
        <w:t>اطلعت</w:t>
      </w:r>
      <w:r>
        <w:rPr>
          <w:rtl/>
        </w:rPr>
        <w:t xml:space="preserve"> </w:t>
      </w:r>
      <w:r>
        <w:rPr>
          <w:rFonts w:ascii="Times New Roman" w:hAnsi="Times New Roman" w:cs="Times New Roman" w:hint="cs"/>
          <w:rtl/>
        </w:rPr>
        <w:t>على</w:t>
      </w:r>
      <w:r>
        <w:rPr>
          <w:rtl/>
        </w:rPr>
        <w:t xml:space="preserve"> </w:t>
      </w:r>
      <w:r>
        <w:rPr>
          <w:rFonts w:ascii="Times New Roman" w:hAnsi="Times New Roman" w:cs="Times New Roman" w:hint="cs"/>
          <w:rtl/>
        </w:rPr>
        <w:t>هذه</w:t>
      </w:r>
      <w:r>
        <w:rPr>
          <w:rtl/>
        </w:rPr>
        <w:t xml:space="preserve"> </w:t>
      </w:r>
      <w:r>
        <w:rPr>
          <w:rFonts w:ascii="Times New Roman" w:hAnsi="Times New Roman" w:cs="Times New Roman" w:hint="cs"/>
          <w:rtl/>
        </w:rPr>
        <w:t>المعلومات</w:t>
      </w:r>
      <w:r>
        <w:rPr>
          <w:rtl/>
        </w:rPr>
        <w:t xml:space="preserve"> </w:t>
      </w:r>
      <w:r>
        <w:rPr>
          <w:rFonts w:ascii="Times New Roman" w:hAnsi="Times New Roman" w:cs="Times New Roman" w:hint="cs"/>
          <w:rtl/>
        </w:rPr>
        <w:t>وفهمتها</w:t>
      </w:r>
      <w:r>
        <w:rPr>
          <w:rtl/>
        </w:rPr>
        <w:t xml:space="preserve"> </w:t>
      </w:r>
      <w:r>
        <w:rPr>
          <w:rFonts w:ascii="Times New Roman" w:hAnsi="Times New Roman" w:cs="Times New Roman" w:hint="cs"/>
          <w:rtl/>
        </w:rPr>
        <w:t>واستفدت</w:t>
      </w:r>
      <w:r>
        <w:rPr>
          <w:rtl/>
        </w:rPr>
        <w:t xml:space="preserve"> </w:t>
      </w:r>
      <w:r>
        <w:rPr>
          <w:rFonts w:ascii="Times New Roman" w:hAnsi="Times New Roman" w:cs="Times New Roman" w:hint="cs"/>
          <w:rtl/>
        </w:rPr>
        <w:t>منها</w:t>
      </w:r>
      <w:r>
        <w:rPr>
          <w:rtl/>
        </w:rPr>
        <w:t xml:space="preserve"> </w:t>
      </w:r>
      <w:r>
        <w:rPr>
          <w:rFonts w:ascii="Times New Roman" w:hAnsi="Times New Roman" w:cs="Times New Roman" w:hint="cs"/>
          <w:rtl/>
        </w:rPr>
        <w:t>فعليًا</w:t>
      </w:r>
      <w:r>
        <w:rPr>
          <w:rtl/>
        </w:rPr>
        <w:t xml:space="preserve"> </w:t>
      </w:r>
      <w:r>
        <w:rPr>
          <w:rFonts w:ascii="Times New Roman" w:hAnsi="Times New Roman" w:cs="Times New Roman" w:hint="cs"/>
          <w:rtl/>
        </w:rPr>
        <w:t>بتاريخ</w:t>
      </w:r>
      <w:r>
        <w:rPr>
          <w:rtl/>
        </w:rPr>
        <w:t xml:space="preserve"> </w:t>
      </w:r>
      <w:r>
        <w:rPr>
          <w:rFonts w:ascii="Times New Roman" w:hAnsi="Times New Roman" w:cs="Times New Roman" w:hint="cs"/>
          <w:rtl/>
        </w:rPr>
        <w:t>توقيعي</w:t>
      </w:r>
      <w:r>
        <w:rPr>
          <w:rtl/>
        </w:rPr>
        <w:t xml:space="preserve"> </w:t>
      </w:r>
      <w:r>
        <w:rPr>
          <w:rFonts w:ascii="Times New Roman" w:hAnsi="Times New Roman" w:cs="Times New Roman" w:hint="cs"/>
          <w:rtl/>
        </w:rPr>
        <w:t>على</w:t>
      </w:r>
      <w:r>
        <w:rPr>
          <w:rtl/>
        </w:rPr>
        <w:t xml:space="preserve"> </w:t>
      </w:r>
      <w:r>
        <w:rPr>
          <w:rFonts w:ascii="Times New Roman" w:hAnsi="Times New Roman" w:cs="Times New Roman" w:hint="cs"/>
          <w:rtl/>
        </w:rPr>
        <w:t>هذا</w:t>
      </w:r>
      <w:r>
        <w:rPr>
          <w:rtl/>
        </w:rPr>
        <w:t xml:space="preserve"> </w:t>
      </w:r>
      <w:r>
        <w:rPr>
          <w:rFonts w:ascii="Times New Roman" w:hAnsi="Times New Roman" w:cs="Times New Roman" w:hint="cs"/>
          <w:rtl/>
        </w:rPr>
        <w:t>الإقرار،</w:t>
      </w:r>
      <w:r>
        <w:rPr>
          <w:rtl/>
        </w:rPr>
        <w:t xml:space="preserve"> </w:t>
      </w:r>
      <w:r>
        <w:rPr>
          <w:rFonts w:ascii="Times New Roman" w:hAnsi="Times New Roman" w:cs="Times New Roman" w:hint="cs"/>
          <w:rtl/>
        </w:rPr>
        <w:t>بصرف</w:t>
      </w:r>
      <w:r>
        <w:rPr>
          <w:rtl/>
        </w:rPr>
        <w:t xml:space="preserve"> </w:t>
      </w:r>
      <w:r>
        <w:rPr>
          <w:rFonts w:ascii="Times New Roman" w:hAnsi="Times New Roman" w:cs="Times New Roman" w:hint="cs"/>
          <w:rtl/>
        </w:rPr>
        <w:t>النظر</w:t>
      </w:r>
      <w:r>
        <w:rPr>
          <w:rtl/>
        </w:rPr>
        <w:t xml:space="preserve"> </w:t>
      </w:r>
      <w:r>
        <w:rPr>
          <w:rFonts w:ascii="Times New Roman" w:hAnsi="Times New Roman" w:cs="Times New Roman" w:hint="cs"/>
          <w:rtl/>
        </w:rPr>
        <w:t>عما</w:t>
      </w:r>
      <w:r>
        <w:rPr>
          <w:rtl/>
        </w:rPr>
        <w:t xml:space="preserve"> </w:t>
      </w:r>
      <w:r>
        <w:rPr>
          <w:rFonts w:ascii="Times New Roman" w:hAnsi="Times New Roman" w:cs="Times New Roman" w:hint="cs"/>
          <w:rtl/>
        </w:rPr>
        <w:t>إذا</w:t>
      </w:r>
      <w:r>
        <w:rPr>
          <w:rtl/>
        </w:rPr>
        <w:t xml:space="preserve"> </w:t>
      </w:r>
      <w:r>
        <w:rPr>
          <w:rFonts w:ascii="Times New Roman" w:hAnsi="Times New Roman" w:cs="Times New Roman" w:hint="cs"/>
          <w:rtl/>
        </w:rPr>
        <w:t>استمر</w:t>
      </w:r>
      <w:r>
        <w:rPr>
          <w:rtl/>
        </w:rPr>
        <w:t xml:space="preserve"> </w:t>
      </w:r>
      <w:r>
        <w:rPr>
          <w:rFonts w:ascii="Times New Roman" w:hAnsi="Times New Roman" w:cs="Times New Roman" w:hint="cs"/>
          <w:rtl/>
        </w:rPr>
        <w:t>طلب</w:t>
      </w:r>
      <w:r>
        <w:rPr>
          <w:rtl/>
        </w:rPr>
        <w:t xml:space="preserve"> </w:t>
      </w:r>
      <w:r>
        <w:rPr>
          <w:rFonts w:ascii="Times New Roman" w:hAnsi="Times New Roman" w:cs="Times New Roman" w:hint="cs"/>
          <w:rtl/>
        </w:rPr>
        <w:t>الإقامة</w:t>
      </w:r>
      <w:r>
        <w:rPr>
          <w:rtl/>
        </w:rPr>
        <w:t xml:space="preserve"> </w:t>
      </w:r>
      <w:r>
        <w:rPr>
          <w:rFonts w:ascii="Times New Roman" w:hAnsi="Times New Roman" w:cs="Times New Roman" w:hint="cs"/>
          <w:rtl/>
        </w:rPr>
        <w:t>أو</w:t>
      </w:r>
      <w:r>
        <w:rPr>
          <w:rtl/>
        </w:rPr>
        <w:t xml:space="preserve"> </w:t>
      </w:r>
      <w:r>
        <w:rPr>
          <w:rFonts w:ascii="Times New Roman" w:hAnsi="Times New Roman" w:cs="Times New Roman" w:hint="cs"/>
          <w:rtl/>
        </w:rPr>
        <w:t>تم</w:t>
      </w:r>
      <w:r>
        <w:rPr>
          <w:rtl/>
        </w:rPr>
        <w:t xml:space="preserve"> </w:t>
      </w:r>
      <w:r>
        <w:rPr>
          <w:rFonts w:ascii="Times New Roman" w:hAnsi="Times New Roman" w:cs="Times New Roman" w:hint="cs"/>
          <w:rtl/>
        </w:rPr>
        <w:t>إلغاؤه</w:t>
      </w:r>
      <w:r>
        <w:rPr>
          <w:rtl/>
        </w:rPr>
        <w:t xml:space="preserve"> </w:t>
      </w:r>
      <w:r>
        <w:rPr>
          <w:rFonts w:ascii="Times New Roman" w:hAnsi="Times New Roman" w:cs="Times New Roman" w:hint="cs"/>
          <w:rtl/>
        </w:rPr>
        <w:t>لاحقًا</w:t>
      </w:r>
      <w:r>
        <w:t>.</w:t>
      </w:r>
    </w:p>
    <w:p w14:paraId="1D9F9C66" w14:textId="77777777" w:rsidR="002A5395" w:rsidRDefault="002A5395" w:rsidP="002A5395">
      <w:pPr>
        <w:bidi/>
        <w:rPr>
          <w:rtl/>
        </w:rPr>
      </w:pPr>
      <w:r>
        <w:rPr>
          <w:rtl/>
        </w:rPr>
        <w:t>3</w:t>
      </w:r>
      <w:r>
        <w:t xml:space="preserve">. </w:t>
      </w:r>
      <w:r>
        <w:rPr>
          <w:rFonts w:ascii="Times New Roman" w:hAnsi="Times New Roman" w:cs="Times New Roman" w:hint="cs"/>
          <w:rtl/>
        </w:rPr>
        <w:t>أُقر</w:t>
      </w:r>
      <w:r>
        <w:rPr>
          <w:rtl/>
        </w:rPr>
        <w:t xml:space="preserve"> </w:t>
      </w:r>
      <w:r>
        <w:rPr>
          <w:rFonts w:ascii="Times New Roman" w:hAnsi="Times New Roman" w:cs="Times New Roman" w:hint="cs"/>
          <w:rtl/>
        </w:rPr>
        <w:t>وأوافق</w:t>
      </w:r>
      <w:r>
        <w:rPr>
          <w:rtl/>
        </w:rPr>
        <w:t xml:space="preserve"> </w:t>
      </w:r>
      <w:r>
        <w:rPr>
          <w:rFonts w:ascii="Times New Roman" w:hAnsi="Times New Roman" w:cs="Times New Roman" w:hint="cs"/>
          <w:rtl/>
        </w:rPr>
        <w:t>بأن</w:t>
      </w:r>
      <w:r>
        <w:rPr>
          <w:rtl/>
        </w:rPr>
        <w:t xml:space="preserve"> </w:t>
      </w:r>
      <w:r>
        <w:rPr>
          <w:rFonts w:ascii="Times New Roman" w:hAnsi="Times New Roman" w:cs="Times New Roman" w:hint="cs"/>
          <w:rtl/>
        </w:rPr>
        <w:t>الدفعة</w:t>
      </w:r>
      <w:r>
        <w:rPr>
          <w:rtl/>
        </w:rPr>
        <w:t xml:space="preserve"> </w:t>
      </w:r>
      <w:r>
        <w:rPr>
          <w:rFonts w:ascii="Times New Roman" w:hAnsi="Times New Roman" w:cs="Times New Roman" w:hint="cs"/>
          <w:rtl/>
        </w:rPr>
        <w:t>الأولى</w:t>
      </w:r>
      <w:r>
        <w:rPr>
          <w:rtl/>
        </w:rPr>
        <w:t xml:space="preserve"> (30% </w:t>
      </w:r>
      <w:r>
        <w:rPr>
          <w:rFonts w:ascii="Times New Roman" w:hAnsi="Times New Roman" w:cs="Times New Roman" w:hint="cs"/>
          <w:rtl/>
        </w:rPr>
        <w:t>من</w:t>
      </w:r>
      <w:r>
        <w:rPr>
          <w:rtl/>
        </w:rPr>
        <w:t xml:space="preserve"> </w:t>
      </w:r>
      <w:r>
        <w:rPr>
          <w:rFonts w:ascii="Times New Roman" w:hAnsi="Times New Roman" w:cs="Times New Roman" w:hint="cs"/>
          <w:rtl/>
        </w:rPr>
        <w:t>إجمالي</w:t>
      </w:r>
      <w:r>
        <w:rPr>
          <w:rtl/>
        </w:rPr>
        <w:t xml:space="preserve"> </w:t>
      </w:r>
      <w:r>
        <w:rPr>
          <w:rFonts w:ascii="Times New Roman" w:hAnsi="Times New Roman" w:cs="Times New Roman" w:hint="cs"/>
          <w:rtl/>
        </w:rPr>
        <w:t>قيمة</w:t>
      </w:r>
      <w:r>
        <w:rPr>
          <w:rtl/>
        </w:rPr>
        <w:t xml:space="preserve"> </w:t>
      </w:r>
      <w:r>
        <w:rPr>
          <w:rFonts w:ascii="Times New Roman" w:hAnsi="Times New Roman" w:cs="Times New Roman" w:hint="cs"/>
          <w:rtl/>
        </w:rPr>
        <w:t>العقد</w:t>
      </w:r>
      <w:r>
        <w:rPr>
          <w:rtl/>
        </w:rPr>
        <w:t xml:space="preserve">) </w:t>
      </w:r>
      <w:r>
        <w:rPr>
          <w:rFonts w:ascii="Times New Roman" w:hAnsi="Times New Roman" w:cs="Times New Roman" w:hint="cs"/>
          <w:rtl/>
        </w:rPr>
        <w:t>تمثل</w:t>
      </w:r>
      <w:r>
        <w:rPr>
          <w:rtl/>
        </w:rPr>
        <w:t xml:space="preserve"> </w:t>
      </w:r>
      <w:r>
        <w:rPr>
          <w:rFonts w:ascii="Times New Roman" w:hAnsi="Times New Roman" w:cs="Times New Roman" w:hint="cs"/>
          <w:rtl/>
        </w:rPr>
        <w:t>مقابلًا</w:t>
      </w:r>
      <w:r>
        <w:rPr>
          <w:rtl/>
        </w:rPr>
        <w:t xml:space="preserve"> </w:t>
      </w:r>
      <w:r>
        <w:rPr>
          <w:rFonts w:ascii="Times New Roman" w:hAnsi="Times New Roman" w:cs="Times New Roman" w:hint="cs"/>
          <w:rtl/>
        </w:rPr>
        <w:t>ماليًا</w:t>
      </w:r>
      <w:r>
        <w:rPr>
          <w:rtl/>
        </w:rPr>
        <w:t xml:space="preserve"> </w:t>
      </w:r>
      <w:r>
        <w:rPr>
          <w:rFonts w:ascii="Times New Roman" w:hAnsi="Times New Roman" w:cs="Times New Roman" w:hint="cs"/>
          <w:rtl/>
        </w:rPr>
        <w:t>مكتسبًا</w:t>
      </w:r>
      <w:r>
        <w:rPr>
          <w:rtl/>
        </w:rPr>
        <w:t xml:space="preserve"> </w:t>
      </w:r>
      <w:r>
        <w:rPr>
          <w:rFonts w:ascii="Times New Roman" w:hAnsi="Times New Roman" w:cs="Times New Roman" w:hint="cs"/>
          <w:rtl/>
        </w:rPr>
        <w:t>ونهائيًا</w:t>
      </w:r>
      <w:r>
        <w:rPr>
          <w:rtl/>
        </w:rPr>
        <w:t xml:space="preserve"> </w:t>
      </w:r>
      <w:r>
        <w:rPr>
          <w:rFonts w:ascii="Times New Roman" w:hAnsi="Times New Roman" w:cs="Times New Roman" w:hint="cs"/>
          <w:rtl/>
        </w:rPr>
        <w:t>للطرف</w:t>
      </w:r>
      <w:r>
        <w:rPr>
          <w:rtl/>
        </w:rPr>
        <w:t xml:space="preserve"> </w:t>
      </w:r>
      <w:r>
        <w:rPr>
          <w:rFonts w:ascii="Times New Roman" w:hAnsi="Times New Roman" w:cs="Times New Roman" w:hint="cs"/>
          <w:rtl/>
        </w:rPr>
        <w:t>الأول</w:t>
      </w:r>
      <w:r>
        <w:rPr>
          <w:rtl/>
        </w:rPr>
        <w:t xml:space="preserve"> </w:t>
      </w:r>
      <w:r>
        <w:rPr>
          <w:rFonts w:ascii="Times New Roman" w:hAnsi="Times New Roman" w:cs="Times New Roman" w:hint="cs"/>
          <w:rtl/>
        </w:rPr>
        <w:t>عن</w:t>
      </w:r>
      <w:r>
        <w:rPr>
          <w:rtl/>
        </w:rPr>
        <w:t xml:space="preserve"> </w:t>
      </w:r>
      <w:r>
        <w:rPr>
          <w:rFonts w:ascii="Times New Roman" w:hAnsi="Times New Roman" w:cs="Times New Roman" w:hint="cs"/>
          <w:rtl/>
        </w:rPr>
        <w:t>الخدمة</w:t>
      </w:r>
      <w:r>
        <w:rPr>
          <w:rtl/>
        </w:rPr>
        <w:t xml:space="preserve"> </w:t>
      </w:r>
      <w:r>
        <w:rPr>
          <w:rFonts w:ascii="Times New Roman" w:hAnsi="Times New Roman" w:cs="Times New Roman" w:hint="cs"/>
          <w:rtl/>
        </w:rPr>
        <w:t>الاستشارية</w:t>
      </w:r>
      <w:r>
        <w:rPr>
          <w:rtl/>
        </w:rPr>
        <w:t xml:space="preserve"> </w:t>
      </w:r>
      <w:proofErr w:type="spellStart"/>
      <w:r>
        <w:rPr>
          <w:rFonts w:ascii="Times New Roman" w:hAnsi="Times New Roman" w:cs="Times New Roman" w:hint="cs"/>
          <w:rtl/>
        </w:rPr>
        <w:t>المؤداة</w:t>
      </w:r>
      <w:proofErr w:type="spellEnd"/>
      <w:r>
        <w:rPr>
          <w:rtl/>
        </w:rPr>
        <w:t xml:space="preserve"> </w:t>
      </w:r>
      <w:r>
        <w:rPr>
          <w:rFonts w:ascii="Times New Roman" w:hAnsi="Times New Roman" w:cs="Times New Roman" w:hint="cs"/>
          <w:rtl/>
        </w:rPr>
        <w:t>فعليًا،</w:t>
      </w:r>
      <w:r>
        <w:rPr>
          <w:rtl/>
        </w:rPr>
        <w:t xml:space="preserve"> </w:t>
      </w:r>
      <w:r>
        <w:rPr>
          <w:rFonts w:ascii="Times New Roman" w:hAnsi="Times New Roman" w:cs="Times New Roman" w:hint="cs"/>
          <w:rtl/>
        </w:rPr>
        <w:t>وأنها</w:t>
      </w:r>
      <w:r>
        <w:rPr>
          <w:rtl/>
        </w:rPr>
        <w:t xml:space="preserve"> </w:t>
      </w:r>
      <w:r>
        <w:rPr>
          <w:rFonts w:ascii="Times New Roman" w:hAnsi="Times New Roman" w:cs="Times New Roman" w:hint="cs"/>
          <w:rtl/>
        </w:rPr>
        <w:t>غير</w:t>
      </w:r>
      <w:r>
        <w:rPr>
          <w:rtl/>
        </w:rPr>
        <w:t xml:space="preserve"> </w:t>
      </w:r>
      <w:r>
        <w:rPr>
          <w:rFonts w:ascii="Times New Roman" w:hAnsi="Times New Roman" w:cs="Times New Roman" w:hint="cs"/>
          <w:rtl/>
        </w:rPr>
        <w:t>قابلة</w:t>
      </w:r>
      <w:r>
        <w:rPr>
          <w:rtl/>
        </w:rPr>
        <w:t xml:space="preserve"> </w:t>
      </w:r>
      <w:r>
        <w:rPr>
          <w:rFonts w:ascii="Times New Roman" w:hAnsi="Times New Roman" w:cs="Times New Roman" w:hint="cs"/>
          <w:rtl/>
        </w:rPr>
        <w:t>للاسترداد</w:t>
      </w:r>
      <w:r>
        <w:rPr>
          <w:rtl/>
        </w:rPr>
        <w:t xml:space="preserve"> </w:t>
      </w:r>
      <w:r>
        <w:rPr>
          <w:rFonts w:ascii="Times New Roman" w:hAnsi="Times New Roman" w:cs="Times New Roman" w:hint="cs"/>
          <w:rtl/>
        </w:rPr>
        <w:t>بعد</w:t>
      </w:r>
      <w:r>
        <w:rPr>
          <w:rtl/>
        </w:rPr>
        <w:t xml:space="preserve"> </w:t>
      </w:r>
      <w:r>
        <w:rPr>
          <w:rFonts w:ascii="Times New Roman" w:hAnsi="Times New Roman" w:cs="Times New Roman" w:hint="cs"/>
          <w:rtl/>
        </w:rPr>
        <w:t>انقضاء</w:t>
      </w:r>
      <w:r>
        <w:rPr>
          <w:rtl/>
        </w:rPr>
        <w:t xml:space="preserve"> </w:t>
      </w:r>
      <w:r>
        <w:rPr>
          <w:rFonts w:ascii="Times New Roman" w:hAnsi="Times New Roman" w:cs="Times New Roman" w:hint="cs"/>
          <w:rtl/>
        </w:rPr>
        <w:t>مهلة</w:t>
      </w:r>
      <w:r>
        <w:rPr>
          <w:rtl/>
        </w:rPr>
        <w:t xml:space="preserve"> </w:t>
      </w:r>
      <w:r>
        <w:rPr>
          <w:rFonts w:ascii="Times New Roman" w:hAnsi="Times New Roman" w:cs="Times New Roman" w:hint="cs"/>
          <w:rtl/>
        </w:rPr>
        <w:t>الأيام</w:t>
      </w:r>
      <w:r>
        <w:rPr>
          <w:rtl/>
        </w:rPr>
        <w:t xml:space="preserve"> </w:t>
      </w:r>
      <w:r>
        <w:rPr>
          <w:rFonts w:ascii="Times New Roman" w:hAnsi="Times New Roman" w:cs="Times New Roman" w:hint="cs"/>
          <w:rtl/>
        </w:rPr>
        <w:t>الثلاثة</w:t>
      </w:r>
      <w:r>
        <w:rPr>
          <w:rtl/>
        </w:rPr>
        <w:t xml:space="preserve"> </w:t>
      </w:r>
      <w:r>
        <w:rPr>
          <w:rFonts w:ascii="Times New Roman" w:hAnsi="Times New Roman" w:cs="Times New Roman" w:hint="cs"/>
          <w:rtl/>
        </w:rPr>
        <w:t>المنصوص</w:t>
      </w:r>
      <w:r>
        <w:rPr>
          <w:rtl/>
        </w:rPr>
        <w:t xml:space="preserve"> </w:t>
      </w:r>
      <w:r>
        <w:rPr>
          <w:rFonts w:ascii="Times New Roman" w:hAnsi="Times New Roman" w:cs="Times New Roman" w:hint="cs"/>
          <w:rtl/>
        </w:rPr>
        <w:t>عليها</w:t>
      </w:r>
      <w:r>
        <w:rPr>
          <w:rtl/>
        </w:rPr>
        <w:t xml:space="preserve"> </w:t>
      </w:r>
      <w:r>
        <w:rPr>
          <w:rFonts w:ascii="Times New Roman" w:hAnsi="Times New Roman" w:cs="Times New Roman" w:hint="cs"/>
          <w:rtl/>
        </w:rPr>
        <w:t>بالمادة</w:t>
      </w:r>
      <w:r>
        <w:rPr>
          <w:rtl/>
        </w:rPr>
        <w:t xml:space="preserve"> (12-1)</w:t>
      </w:r>
      <w:r>
        <w:rPr>
          <w:rFonts w:ascii="Times New Roman" w:hAnsi="Times New Roman" w:cs="Times New Roman" w:hint="cs"/>
          <w:rtl/>
        </w:rPr>
        <w:t>،</w:t>
      </w:r>
      <w:r>
        <w:rPr>
          <w:rtl/>
        </w:rPr>
        <w:t xml:space="preserve"> </w:t>
      </w:r>
      <w:r>
        <w:rPr>
          <w:rFonts w:ascii="Times New Roman" w:hAnsi="Times New Roman" w:cs="Times New Roman" w:hint="cs"/>
          <w:rtl/>
        </w:rPr>
        <w:t>بصرف</w:t>
      </w:r>
      <w:r>
        <w:rPr>
          <w:rtl/>
        </w:rPr>
        <w:t xml:space="preserve"> </w:t>
      </w:r>
      <w:r>
        <w:rPr>
          <w:rFonts w:ascii="Times New Roman" w:hAnsi="Times New Roman" w:cs="Times New Roman" w:hint="cs"/>
          <w:rtl/>
        </w:rPr>
        <w:t>النظر</w:t>
      </w:r>
      <w:r>
        <w:rPr>
          <w:rtl/>
        </w:rPr>
        <w:t xml:space="preserve"> </w:t>
      </w:r>
      <w:r>
        <w:rPr>
          <w:rFonts w:ascii="Times New Roman" w:hAnsi="Times New Roman" w:cs="Times New Roman" w:hint="cs"/>
          <w:rtl/>
        </w:rPr>
        <w:t>عن</w:t>
      </w:r>
      <w:r>
        <w:rPr>
          <w:rtl/>
        </w:rPr>
        <w:t xml:space="preserve"> </w:t>
      </w:r>
      <w:r>
        <w:rPr>
          <w:rFonts w:ascii="Times New Roman" w:hAnsi="Times New Roman" w:cs="Times New Roman" w:hint="cs"/>
          <w:rtl/>
        </w:rPr>
        <w:t>قراري</w:t>
      </w:r>
      <w:r>
        <w:rPr>
          <w:rtl/>
        </w:rPr>
        <w:t xml:space="preserve"> </w:t>
      </w:r>
      <w:r>
        <w:rPr>
          <w:rFonts w:ascii="Times New Roman" w:hAnsi="Times New Roman" w:cs="Times New Roman" w:hint="cs"/>
          <w:rtl/>
        </w:rPr>
        <w:t>اللاحق</w:t>
      </w:r>
      <w:r>
        <w:rPr>
          <w:rtl/>
        </w:rPr>
        <w:t xml:space="preserve"> </w:t>
      </w:r>
      <w:r>
        <w:rPr>
          <w:rFonts w:ascii="Times New Roman" w:hAnsi="Times New Roman" w:cs="Times New Roman" w:hint="cs"/>
          <w:rtl/>
        </w:rPr>
        <w:t>بالاستمرار</w:t>
      </w:r>
      <w:r>
        <w:rPr>
          <w:rtl/>
        </w:rPr>
        <w:t xml:space="preserve"> </w:t>
      </w:r>
      <w:r>
        <w:rPr>
          <w:rFonts w:ascii="Times New Roman" w:hAnsi="Times New Roman" w:cs="Times New Roman" w:hint="cs"/>
          <w:rtl/>
        </w:rPr>
        <w:t>في</w:t>
      </w:r>
      <w:r>
        <w:rPr>
          <w:rtl/>
        </w:rPr>
        <w:t xml:space="preserve"> </w:t>
      </w:r>
      <w:r>
        <w:rPr>
          <w:rFonts w:ascii="Times New Roman" w:hAnsi="Times New Roman" w:cs="Times New Roman" w:hint="cs"/>
          <w:rtl/>
        </w:rPr>
        <w:t>أو</w:t>
      </w:r>
      <w:r>
        <w:rPr>
          <w:rtl/>
        </w:rPr>
        <w:t xml:space="preserve"> </w:t>
      </w:r>
      <w:r>
        <w:rPr>
          <w:rFonts w:ascii="Times New Roman" w:hAnsi="Times New Roman" w:cs="Times New Roman" w:hint="cs"/>
          <w:rtl/>
        </w:rPr>
        <w:t>إلغاء</w:t>
      </w:r>
      <w:r>
        <w:rPr>
          <w:rtl/>
        </w:rPr>
        <w:t xml:space="preserve"> </w:t>
      </w:r>
      <w:r>
        <w:rPr>
          <w:rFonts w:ascii="Times New Roman" w:hAnsi="Times New Roman" w:cs="Times New Roman" w:hint="cs"/>
          <w:rtl/>
        </w:rPr>
        <w:t>طلب</w:t>
      </w:r>
      <w:r>
        <w:rPr>
          <w:rtl/>
        </w:rPr>
        <w:t xml:space="preserve"> </w:t>
      </w:r>
      <w:r>
        <w:rPr>
          <w:rFonts w:ascii="Times New Roman" w:hAnsi="Times New Roman" w:cs="Times New Roman" w:hint="cs"/>
          <w:rtl/>
        </w:rPr>
        <w:t>الإقامة</w:t>
      </w:r>
      <w:r>
        <w:t>.</w:t>
      </w:r>
    </w:p>
    <w:p w14:paraId="0F3FAC0E" w14:textId="77777777" w:rsidR="002A5395" w:rsidRDefault="002A5395" w:rsidP="002A5395">
      <w:pPr>
        <w:bidi/>
        <w:rPr>
          <w:rtl/>
        </w:rPr>
      </w:pPr>
      <w:r>
        <w:rPr>
          <w:rtl/>
        </w:rPr>
        <w:t>4</w:t>
      </w:r>
      <w:r>
        <w:t xml:space="preserve">. </w:t>
      </w:r>
      <w:r>
        <w:rPr>
          <w:rFonts w:ascii="Times New Roman" w:hAnsi="Times New Roman" w:cs="Times New Roman" w:hint="cs"/>
          <w:rtl/>
        </w:rPr>
        <w:t>أُقر</w:t>
      </w:r>
      <w:r>
        <w:rPr>
          <w:rtl/>
        </w:rPr>
        <w:t xml:space="preserve"> </w:t>
      </w:r>
      <w:r>
        <w:rPr>
          <w:rFonts w:ascii="Times New Roman" w:hAnsi="Times New Roman" w:cs="Times New Roman" w:hint="cs"/>
          <w:rtl/>
        </w:rPr>
        <w:t>بأنني</w:t>
      </w:r>
      <w:r>
        <w:rPr>
          <w:rtl/>
        </w:rPr>
        <w:t xml:space="preserve"> </w:t>
      </w:r>
      <w:r>
        <w:rPr>
          <w:rFonts w:ascii="Times New Roman" w:hAnsi="Times New Roman" w:cs="Times New Roman" w:hint="cs"/>
          <w:rtl/>
        </w:rPr>
        <w:t>وقّعت</w:t>
      </w:r>
      <w:r>
        <w:rPr>
          <w:rtl/>
        </w:rPr>
        <w:t xml:space="preserve"> </w:t>
      </w:r>
      <w:r>
        <w:rPr>
          <w:rFonts w:ascii="Times New Roman" w:hAnsi="Times New Roman" w:cs="Times New Roman" w:hint="cs"/>
          <w:rtl/>
        </w:rPr>
        <w:t>على</w:t>
      </w:r>
      <w:r>
        <w:rPr>
          <w:rtl/>
        </w:rPr>
        <w:t xml:space="preserve"> </w:t>
      </w:r>
      <w:r>
        <w:rPr>
          <w:rFonts w:ascii="Times New Roman" w:hAnsi="Times New Roman" w:cs="Times New Roman" w:hint="cs"/>
          <w:rtl/>
        </w:rPr>
        <w:t>هذا</w:t>
      </w:r>
      <w:r>
        <w:rPr>
          <w:rtl/>
        </w:rPr>
        <w:t xml:space="preserve"> </w:t>
      </w:r>
      <w:r>
        <w:rPr>
          <w:rFonts w:ascii="Times New Roman" w:hAnsi="Times New Roman" w:cs="Times New Roman" w:hint="cs"/>
          <w:rtl/>
        </w:rPr>
        <w:t>الإقرار</w:t>
      </w:r>
      <w:r>
        <w:rPr>
          <w:rtl/>
        </w:rPr>
        <w:t xml:space="preserve"> </w:t>
      </w:r>
      <w:r>
        <w:rPr>
          <w:rFonts w:ascii="Times New Roman" w:hAnsi="Times New Roman" w:cs="Times New Roman" w:hint="cs"/>
          <w:rtl/>
        </w:rPr>
        <w:t>بإرادتي</w:t>
      </w:r>
      <w:r>
        <w:rPr>
          <w:rtl/>
        </w:rPr>
        <w:t xml:space="preserve"> </w:t>
      </w:r>
      <w:r>
        <w:rPr>
          <w:rFonts w:ascii="Times New Roman" w:hAnsi="Times New Roman" w:cs="Times New Roman" w:hint="cs"/>
          <w:rtl/>
        </w:rPr>
        <w:t>الحرة</w:t>
      </w:r>
      <w:r>
        <w:rPr>
          <w:rtl/>
        </w:rPr>
        <w:t xml:space="preserve"> </w:t>
      </w:r>
      <w:r>
        <w:rPr>
          <w:rFonts w:ascii="Times New Roman" w:hAnsi="Times New Roman" w:cs="Times New Roman" w:hint="cs"/>
          <w:rtl/>
        </w:rPr>
        <w:t>الكاملة</w:t>
      </w:r>
      <w:r>
        <w:rPr>
          <w:rtl/>
        </w:rPr>
        <w:t xml:space="preserve"> </w:t>
      </w:r>
      <w:r>
        <w:rPr>
          <w:rFonts w:ascii="Times New Roman" w:hAnsi="Times New Roman" w:cs="Times New Roman" w:hint="cs"/>
          <w:rtl/>
        </w:rPr>
        <w:t>ودون</w:t>
      </w:r>
      <w:r>
        <w:rPr>
          <w:rtl/>
        </w:rPr>
        <w:t xml:space="preserve"> </w:t>
      </w:r>
      <w:r>
        <w:rPr>
          <w:rFonts w:ascii="Times New Roman" w:hAnsi="Times New Roman" w:cs="Times New Roman" w:hint="cs"/>
          <w:rtl/>
        </w:rPr>
        <w:t>أي</w:t>
      </w:r>
      <w:r>
        <w:rPr>
          <w:rtl/>
        </w:rPr>
        <w:t xml:space="preserve"> </w:t>
      </w:r>
      <w:r>
        <w:rPr>
          <w:rFonts w:ascii="Times New Roman" w:hAnsi="Times New Roman" w:cs="Times New Roman" w:hint="cs"/>
          <w:rtl/>
        </w:rPr>
        <w:t>إكراه،</w:t>
      </w:r>
      <w:r>
        <w:rPr>
          <w:rtl/>
        </w:rPr>
        <w:t xml:space="preserve"> </w:t>
      </w:r>
      <w:r>
        <w:rPr>
          <w:rFonts w:ascii="Times New Roman" w:hAnsi="Times New Roman" w:cs="Times New Roman" w:hint="cs"/>
          <w:rtl/>
        </w:rPr>
        <w:t>وبعد</w:t>
      </w:r>
      <w:r>
        <w:rPr>
          <w:rtl/>
        </w:rPr>
        <w:t xml:space="preserve"> </w:t>
      </w:r>
      <w:r>
        <w:rPr>
          <w:rFonts w:ascii="Times New Roman" w:hAnsi="Times New Roman" w:cs="Times New Roman" w:hint="cs"/>
          <w:rtl/>
        </w:rPr>
        <w:t>أن</w:t>
      </w:r>
      <w:r>
        <w:rPr>
          <w:rtl/>
        </w:rPr>
        <w:t xml:space="preserve"> </w:t>
      </w:r>
      <w:r>
        <w:rPr>
          <w:rFonts w:ascii="Times New Roman" w:hAnsi="Times New Roman" w:cs="Times New Roman" w:hint="cs"/>
          <w:rtl/>
        </w:rPr>
        <w:t>أُتيحت</w:t>
      </w:r>
      <w:r>
        <w:rPr>
          <w:rtl/>
        </w:rPr>
        <w:t xml:space="preserve"> </w:t>
      </w:r>
      <w:r>
        <w:rPr>
          <w:rFonts w:ascii="Times New Roman" w:hAnsi="Times New Roman" w:cs="Times New Roman" w:hint="cs"/>
          <w:rtl/>
        </w:rPr>
        <w:t>لي</w:t>
      </w:r>
      <w:r>
        <w:rPr>
          <w:rtl/>
        </w:rPr>
        <w:t xml:space="preserve"> </w:t>
      </w:r>
      <w:r>
        <w:rPr>
          <w:rFonts w:ascii="Times New Roman" w:hAnsi="Times New Roman" w:cs="Times New Roman" w:hint="cs"/>
          <w:rtl/>
        </w:rPr>
        <w:t>فرصة</w:t>
      </w:r>
      <w:r>
        <w:rPr>
          <w:rtl/>
        </w:rPr>
        <w:t xml:space="preserve"> </w:t>
      </w:r>
      <w:r>
        <w:rPr>
          <w:rFonts w:ascii="Times New Roman" w:hAnsi="Times New Roman" w:cs="Times New Roman" w:hint="cs"/>
          <w:rtl/>
        </w:rPr>
        <w:t>كافية</w:t>
      </w:r>
      <w:r>
        <w:rPr>
          <w:rtl/>
        </w:rPr>
        <w:t xml:space="preserve"> </w:t>
      </w:r>
      <w:r>
        <w:rPr>
          <w:rFonts w:ascii="Times New Roman" w:hAnsi="Times New Roman" w:cs="Times New Roman" w:hint="cs"/>
          <w:rtl/>
        </w:rPr>
        <w:t>لقراءته</w:t>
      </w:r>
      <w:r>
        <w:rPr>
          <w:rtl/>
        </w:rPr>
        <w:t xml:space="preserve"> </w:t>
      </w:r>
      <w:r>
        <w:rPr>
          <w:rFonts w:ascii="Times New Roman" w:hAnsi="Times New Roman" w:cs="Times New Roman" w:hint="cs"/>
          <w:rtl/>
        </w:rPr>
        <w:t>وفهمه</w:t>
      </w:r>
      <w:r>
        <w:t>.</w:t>
      </w:r>
    </w:p>
    <w:p w14:paraId="18B85501" w14:textId="77777777" w:rsidR="002A5395" w:rsidRDefault="002A5395" w:rsidP="002A5395">
      <w:pPr>
        <w:bidi/>
        <w:rPr>
          <w:rtl/>
        </w:rPr>
      </w:pPr>
      <w:r>
        <w:rPr>
          <w:rFonts w:ascii="Times New Roman" w:hAnsi="Times New Roman" w:cs="Times New Roman" w:hint="cs"/>
          <w:rtl/>
        </w:rPr>
        <w:t>توقيع</w:t>
      </w:r>
      <w:r>
        <w:rPr>
          <w:rtl/>
        </w:rPr>
        <w:t xml:space="preserve"> </w:t>
      </w:r>
      <w:r>
        <w:rPr>
          <w:rFonts w:ascii="Times New Roman" w:hAnsi="Times New Roman" w:cs="Times New Roman" w:hint="cs"/>
          <w:rtl/>
        </w:rPr>
        <w:t>العميل</w:t>
      </w:r>
      <w:r>
        <w:rPr>
          <w:rtl/>
        </w:rPr>
        <w:t xml:space="preserve"> </w:t>
      </w:r>
      <w:r>
        <w:rPr>
          <w:rFonts w:ascii="Times New Roman" w:hAnsi="Times New Roman" w:cs="Times New Roman" w:hint="cs"/>
          <w:rtl/>
        </w:rPr>
        <w:t>بخط</w:t>
      </w:r>
      <w:r>
        <w:rPr>
          <w:rtl/>
        </w:rPr>
        <w:t xml:space="preserve"> </w:t>
      </w:r>
      <w:r>
        <w:rPr>
          <w:rFonts w:ascii="Times New Roman" w:hAnsi="Times New Roman" w:cs="Times New Roman" w:hint="cs"/>
          <w:rtl/>
        </w:rPr>
        <w:t>اليد</w:t>
      </w:r>
      <w:r>
        <w:rPr>
          <w:rtl/>
        </w:rPr>
        <w:t>: "</w:t>
      </w:r>
      <w:r>
        <w:rPr>
          <w:rFonts w:ascii="Times New Roman" w:hAnsi="Times New Roman" w:cs="Times New Roman" w:hint="cs"/>
          <w:rtl/>
        </w:rPr>
        <w:t>قرأت</w:t>
      </w:r>
      <w:r>
        <w:rPr>
          <w:rtl/>
        </w:rPr>
        <w:t xml:space="preserve"> </w:t>
      </w:r>
      <w:r>
        <w:rPr>
          <w:rFonts w:ascii="Times New Roman" w:hAnsi="Times New Roman" w:cs="Times New Roman" w:hint="cs"/>
          <w:rtl/>
        </w:rPr>
        <w:t>وفهمت</w:t>
      </w:r>
      <w:r>
        <w:rPr>
          <w:rtl/>
        </w:rPr>
        <w:t xml:space="preserve"> </w:t>
      </w:r>
      <w:r>
        <w:rPr>
          <w:rFonts w:ascii="Times New Roman" w:hAnsi="Times New Roman" w:cs="Times New Roman" w:hint="cs"/>
          <w:rtl/>
        </w:rPr>
        <w:t>ووافقت</w:t>
      </w:r>
      <w:r>
        <w:t>"</w:t>
      </w:r>
    </w:p>
    <w:p w14:paraId="72A1B883" w14:textId="77777777" w:rsidR="002A5395" w:rsidRDefault="002A5395" w:rsidP="002A5395">
      <w:pPr>
        <w:bidi/>
        <w:rPr>
          <w:rtl/>
        </w:rPr>
      </w:pPr>
      <w:r>
        <w:rPr>
          <w:rFonts w:ascii="Times New Roman" w:hAnsi="Times New Roman" w:cs="Times New Roman" w:hint="cs"/>
          <w:rtl/>
        </w:rPr>
        <w:t>الاسم</w:t>
      </w:r>
      <w:r>
        <w:t>: ......................................................</w:t>
      </w:r>
    </w:p>
    <w:p w14:paraId="41307FC9" w14:textId="77777777" w:rsidR="002A5395" w:rsidRDefault="002A5395" w:rsidP="002A5395">
      <w:pPr>
        <w:bidi/>
        <w:rPr>
          <w:rtl/>
        </w:rPr>
      </w:pPr>
      <w:r>
        <w:rPr>
          <w:rFonts w:ascii="Times New Roman" w:hAnsi="Times New Roman" w:cs="Times New Roman" w:hint="cs"/>
          <w:rtl/>
        </w:rPr>
        <w:t>رقم</w:t>
      </w:r>
      <w:r>
        <w:rPr>
          <w:rtl/>
        </w:rPr>
        <w:t xml:space="preserve"> </w:t>
      </w:r>
      <w:r>
        <w:rPr>
          <w:rFonts w:ascii="Times New Roman" w:hAnsi="Times New Roman" w:cs="Times New Roman" w:hint="cs"/>
          <w:rtl/>
        </w:rPr>
        <w:t>البطاقة</w:t>
      </w:r>
      <w:r>
        <w:rPr>
          <w:rtl/>
        </w:rPr>
        <w:t xml:space="preserve"> </w:t>
      </w:r>
      <w:r>
        <w:rPr>
          <w:rFonts w:ascii="Times New Roman" w:hAnsi="Times New Roman" w:cs="Times New Roman" w:hint="cs"/>
          <w:rtl/>
        </w:rPr>
        <w:t>الشخصية</w:t>
      </w:r>
      <w:r>
        <w:rPr>
          <w:rtl/>
        </w:rPr>
        <w:t xml:space="preserve"> / </w:t>
      </w:r>
      <w:r>
        <w:rPr>
          <w:rFonts w:ascii="Times New Roman" w:hAnsi="Times New Roman" w:cs="Times New Roman" w:hint="cs"/>
          <w:rtl/>
        </w:rPr>
        <w:t>جواز</w:t>
      </w:r>
      <w:r>
        <w:rPr>
          <w:rtl/>
        </w:rPr>
        <w:t xml:space="preserve"> </w:t>
      </w:r>
      <w:r>
        <w:rPr>
          <w:rFonts w:ascii="Times New Roman" w:hAnsi="Times New Roman" w:cs="Times New Roman" w:hint="cs"/>
          <w:rtl/>
        </w:rPr>
        <w:t>السفر</w:t>
      </w:r>
      <w:r>
        <w:t>: ......................................................</w:t>
      </w:r>
    </w:p>
    <w:p w14:paraId="7CA32825" w14:textId="77777777" w:rsidR="002A5395" w:rsidRDefault="002A5395" w:rsidP="002A5395">
      <w:pPr>
        <w:bidi/>
        <w:rPr>
          <w:rtl/>
        </w:rPr>
      </w:pPr>
      <w:r>
        <w:rPr>
          <w:rFonts w:ascii="Times New Roman" w:hAnsi="Times New Roman" w:cs="Times New Roman" w:hint="cs"/>
          <w:rtl/>
        </w:rPr>
        <w:t>التوقيع</w:t>
      </w:r>
      <w:r>
        <w:t>: ......................................................</w:t>
      </w:r>
    </w:p>
    <w:p w14:paraId="2FB5638B" w14:textId="1A480363" w:rsidR="002A5395" w:rsidRDefault="002A5395" w:rsidP="002A5395">
      <w:pPr>
        <w:bidi/>
      </w:pPr>
      <w:r>
        <w:rPr>
          <w:rFonts w:ascii="Times New Roman" w:hAnsi="Times New Roman" w:cs="Times New Roman" w:hint="cs"/>
          <w:rtl/>
        </w:rPr>
        <w:t>التاريخ</w:t>
      </w:r>
      <w:r>
        <w:rPr>
          <w:rtl/>
        </w:rPr>
        <w:t>: ......................................................</w:t>
      </w:r>
    </w:p>
    <w:p w14:paraId="31B0213B" w14:textId="77777777" w:rsidR="002A5395" w:rsidRDefault="002A5395" w:rsidP="002A5395">
      <w:pPr>
        <w:bidi/>
      </w:pPr>
    </w:p>
    <w:p w14:paraId="5441AC79" w14:textId="77777777" w:rsidR="002A5395" w:rsidRDefault="002A5395" w:rsidP="002A5395">
      <w:pPr>
        <w:bidi/>
      </w:pPr>
    </w:p>
    <w:p w14:paraId="667FB8A9" w14:textId="77777777" w:rsidR="002A5395" w:rsidRDefault="002A5395" w:rsidP="002A5395">
      <w:pPr>
        <w:bidi/>
      </w:pPr>
    </w:p>
    <w:p w14:paraId="7B900F5F" w14:textId="77777777" w:rsidR="002A5395" w:rsidRDefault="002A5395" w:rsidP="002A5395">
      <w:pPr>
        <w:bidi/>
        <w:rPr>
          <w:ins w:id="8" w:author="Legal Review" w:date="2026-09-22T00:00:00Z"/>
          <w:rtl/>
        </w:rPr>
      </w:pPr>
    </w:p>
    <w:sectPr w:rsidR="002A5395" w:rsidSect="00FF3E78">
      <w:type w:val="continuous"/>
      <w:pgSz w:w="12240" w:h="15840"/>
      <w:pgMar w:top="720" w:right="720" w:bottom="720" w:left="720" w:header="737" w:footer="113" w:gutter="0"/>
      <w:pgBorders w:offsetFrom="page">
        <w:top w:val="double" w:sz="4" w:space="24" w:color="auto"/>
        <w:left w:val="double" w:sz="4" w:space="24" w:color="auto"/>
        <w:bottom w:val="double" w:sz="4" w:space="24" w:color="auto"/>
        <w:right w:val="double" w:sz="4" w:space="24" w:color="auto"/>
      </w:pgBorders>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BCF756" w14:textId="77777777" w:rsidR="00A200BD" w:rsidRDefault="00A200BD" w:rsidP="00A55FF1">
      <w:r>
        <w:separator/>
      </w:r>
    </w:p>
  </w:endnote>
  <w:endnote w:type="continuationSeparator" w:id="0">
    <w:p w14:paraId="3BDCDC08" w14:textId="77777777" w:rsidR="00A200BD" w:rsidRDefault="00A200BD" w:rsidP="00A55F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Playfair Display">
    <w:panose1 w:val="00000500000000000000"/>
    <w:charset w:val="4D"/>
    <w:family w:val="auto"/>
    <w:pitch w:val="variable"/>
    <w:sig w:usb0="20000207" w:usb1="00000000" w:usb2="00000000" w:usb3="00000000" w:csb0="00000197"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AppleSystemUIFont">
    <w:altName w:val="Cambria"/>
    <w:panose1 w:val="020B0604020202020204"/>
    <w:charset w:val="00"/>
    <w:family w:val="roman"/>
    <w:pitch w:val="default"/>
  </w:font>
  <w:font w:name="ApexSans-Medium">
    <w:altName w:val="Calibri"/>
    <w:panose1 w:val="020B0604020202020204"/>
    <w:charset w:val="4D"/>
    <w:family w:val="auto"/>
    <w:notTrueType/>
    <w:pitch w:val="variable"/>
    <w:sig w:usb0="800000AF" w:usb1="4000204A" w:usb2="00000000" w:usb3="00000000" w:csb0="0000008B" w:csb1="00000000"/>
  </w:font>
  <w:font w:name="Tahoma">
    <w:panose1 w:val="020B0604030504040204"/>
    <w:charset w:val="00"/>
    <w:family w:val="swiss"/>
    <w:pitch w:val="variable"/>
    <w:sig w:usb0="E1002EFF" w:usb1="C000605B" w:usb2="00000029" w:usb3="00000000" w:csb0="000101FF" w:csb1="00000000"/>
  </w:font>
  <w:font w:name="ApexSans-Book">
    <w:altName w:val="Calibri"/>
    <w:panose1 w:val="020B0604020202020204"/>
    <w:charset w:val="4D"/>
    <w:family w:val="auto"/>
    <w:notTrueType/>
    <w:pitch w:val="variable"/>
    <w:sig w:usb0="800000AF" w:usb1="4000204A" w:usb2="00000000" w:usb3="00000000" w:csb0="0000008B" w:csb1="00000000"/>
  </w:font>
  <w:font w:name="Apex Sans Medium">
    <w:altName w:val="Calibri"/>
    <w:panose1 w:val="020B0604020202020204"/>
    <w:charset w:val="4D"/>
    <w:family w:val="auto"/>
    <w:notTrueType/>
    <w:pitch w:val="variable"/>
    <w:sig w:usb0="800000AF" w:usb1="4000204A" w:usb2="00000000" w:usb3="00000000" w:csb0="0000008B"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608423694"/>
      <w:docPartObj>
        <w:docPartGallery w:val="Page Numbers (Bottom of Page)"/>
        <w:docPartUnique/>
      </w:docPartObj>
    </w:sdtPr>
    <w:sdtContent>
      <w:p w14:paraId="79B8F418" w14:textId="77777777" w:rsidR="00F6663D" w:rsidRDefault="00F6663D" w:rsidP="00AE652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7792AB7" w14:textId="77777777" w:rsidR="00F226C0" w:rsidRDefault="00000000">
    <w:pPr>
      <w:pStyle w:val="Footer"/>
    </w:pPr>
    <w:sdt>
      <w:sdtPr>
        <w:id w:val="969400743"/>
        <w:temporary/>
        <w:showingPlcHdr/>
      </w:sdtPr>
      <w:sdtContent>
        <w:r w:rsidR="00F226C0">
          <w:t>[Type text]</w:t>
        </w:r>
      </w:sdtContent>
    </w:sdt>
    <w:r w:rsidR="00F226C0">
      <w:ptab w:relativeTo="margin" w:alignment="center" w:leader="none"/>
    </w:r>
    <w:sdt>
      <w:sdtPr>
        <w:id w:val="969400748"/>
        <w:temporary/>
        <w:showingPlcHdr/>
      </w:sdtPr>
      <w:sdtContent>
        <w:r w:rsidR="00F226C0">
          <w:t>[Type text]</w:t>
        </w:r>
      </w:sdtContent>
    </w:sdt>
    <w:r w:rsidR="00F226C0">
      <w:ptab w:relativeTo="margin" w:alignment="right" w:leader="none"/>
    </w:r>
    <w:sdt>
      <w:sdtPr>
        <w:id w:val="969400753"/>
        <w:temporary/>
        <w:showingPlcHdr/>
      </w:sdtPr>
      <w:sdtContent>
        <w:r w:rsidR="00F226C0">
          <w:t>[Type text]</w:t>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025019288"/>
      <w:docPartObj>
        <w:docPartGallery w:val="Page Numbers (Bottom of Page)"/>
        <w:docPartUnique/>
      </w:docPartObj>
    </w:sdtPr>
    <w:sdtContent>
      <w:p w14:paraId="593D1ABD" w14:textId="77777777" w:rsidR="00F6663D" w:rsidRDefault="00F6663D" w:rsidP="00AE652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1837AAF1" w14:textId="77777777" w:rsidR="00F226C0" w:rsidRPr="00934EF1" w:rsidRDefault="00F226C0" w:rsidP="00934EF1">
    <w:pPr>
      <w:pStyle w:val="Footer"/>
      <w:spacing w:line="276" w:lineRule="auto"/>
      <w:rPr>
        <w:rFonts w:ascii="Tahoma" w:hAnsi="Tahoma"/>
        <w:sz w:val="18"/>
        <w:szCs w:val="18"/>
      </w:rPr>
    </w:pPr>
    <w:r w:rsidRPr="001830F8">
      <w:rPr>
        <w:rFonts w:ascii="ApexSans-Medium" w:hAnsi="ApexSans-Medium"/>
        <w:color w:val="97C4CB"/>
        <w:sz w:val="16"/>
        <w:szCs w:val="16"/>
      </w:rPr>
      <w:t>ELEVAY</w:t>
    </w:r>
    <w:r w:rsidR="001830F8">
      <w:rPr>
        <w:rFonts w:ascii="ApexSans-Medium" w:hAnsi="ApexSans-Medium"/>
        <w:color w:val="97C4CB"/>
        <w:sz w:val="16"/>
        <w:szCs w:val="16"/>
      </w:rPr>
      <w:t xml:space="preserve"> </w:t>
    </w:r>
  </w:p>
  <w:p w14:paraId="2AA590B5" w14:textId="77777777" w:rsidR="0049383C" w:rsidRPr="001830F8" w:rsidRDefault="00F226C0" w:rsidP="00934EF1">
    <w:pPr>
      <w:pStyle w:val="Footer"/>
      <w:spacing w:line="276" w:lineRule="auto"/>
      <w:rPr>
        <w:rFonts w:ascii="ApexSans-Book" w:hAnsi="ApexSans-Book"/>
        <w:color w:val="4A5965"/>
        <w:sz w:val="16"/>
        <w:szCs w:val="16"/>
      </w:rPr>
    </w:pPr>
    <w:r w:rsidRPr="001830F8">
      <w:rPr>
        <w:rFonts w:ascii="ApexSans-Book" w:hAnsi="ApexSans-Book"/>
        <w:color w:val="4A5965"/>
        <w:sz w:val="16"/>
        <w:szCs w:val="16"/>
      </w:rPr>
      <w:t>RESIDENCY BY INVESTMENT</w:t>
    </w:r>
  </w:p>
  <w:tbl>
    <w:tblPr>
      <w:tblStyle w:val="TableGrid"/>
      <w:tblW w:w="82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01"/>
      <w:gridCol w:w="3420"/>
    </w:tblGrid>
    <w:tr w:rsidR="0049383C" w14:paraId="51C1297E" w14:textId="77777777" w:rsidTr="00934EF1">
      <w:tc>
        <w:tcPr>
          <w:tcW w:w="4801" w:type="dxa"/>
        </w:tcPr>
        <w:p w14:paraId="2CAD293A" w14:textId="77777777" w:rsidR="0049383C" w:rsidRPr="0081233B" w:rsidRDefault="007D5956" w:rsidP="00592BCB">
          <w:pPr>
            <w:pStyle w:val="Footer"/>
            <w:tabs>
              <w:tab w:val="clear" w:pos="4320"/>
              <w:tab w:val="clear" w:pos="8640"/>
              <w:tab w:val="right" w:pos="4585"/>
            </w:tabs>
            <w:spacing w:line="276" w:lineRule="auto"/>
            <w:rPr>
              <w:rFonts w:ascii="Apex Sans Medium" w:hAnsi="Apex Sans Medium"/>
              <w:b/>
              <w:bCs/>
              <w:color w:val="4A5965"/>
              <w:sz w:val="16"/>
              <w:szCs w:val="16"/>
            </w:rPr>
          </w:pPr>
          <w:r>
            <w:rPr>
              <w:rFonts w:ascii="Apex Sans Medium" w:hAnsi="Apex Sans Medium"/>
              <w:b/>
              <w:bCs/>
              <w:color w:val="4A5965"/>
              <w:sz w:val="16"/>
              <w:szCs w:val="16"/>
            </w:rPr>
            <w:t xml:space="preserve">CAIRO, </w:t>
          </w:r>
          <w:r w:rsidR="0049383C" w:rsidRPr="0081233B">
            <w:rPr>
              <w:rFonts w:ascii="Apex Sans Medium" w:hAnsi="Apex Sans Medium"/>
              <w:b/>
              <w:bCs/>
              <w:color w:val="4A5965"/>
              <w:sz w:val="16"/>
              <w:szCs w:val="16"/>
            </w:rPr>
            <w:t>EGYPT</w:t>
          </w:r>
          <w:r w:rsidR="00592BCB">
            <w:rPr>
              <w:rFonts w:ascii="Apex Sans Medium" w:hAnsi="Apex Sans Medium"/>
              <w:b/>
              <w:bCs/>
              <w:color w:val="4A5965"/>
              <w:sz w:val="16"/>
              <w:szCs w:val="16"/>
            </w:rPr>
            <w:tab/>
          </w:r>
        </w:p>
        <w:p w14:paraId="0A1355C3" w14:textId="77777777" w:rsidR="0049383C" w:rsidRDefault="0049383C" w:rsidP="0049383C">
          <w:pPr>
            <w:pStyle w:val="Footer"/>
            <w:spacing w:line="276" w:lineRule="auto"/>
            <w:rPr>
              <w:rFonts w:ascii="ApexSans-Book" w:hAnsi="ApexSans-Book"/>
              <w:color w:val="4A5965"/>
              <w:sz w:val="16"/>
              <w:szCs w:val="16"/>
            </w:rPr>
          </w:pPr>
          <w:r>
            <w:rPr>
              <w:rFonts w:ascii="ApexSans-Book" w:hAnsi="ApexSans-Book"/>
              <w:color w:val="4A5965"/>
              <w:sz w:val="16"/>
              <w:szCs w:val="16"/>
            </w:rPr>
            <w:t xml:space="preserve">THE POLYGON BUSINESS PARK </w:t>
          </w:r>
        </w:p>
        <w:p w14:paraId="22CDDC74" w14:textId="77777777" w:rsidR="0049383C" w:rsidRDefault="0049383C" w:rsidP="0049383C">
          <w:pPr>
            <w:pStyle w:val="Footer"/>
            <w:spacing w:line="276" w:lineRule="auto"/>
            <w:rPr>
              <w:rFonts w:ascii="ApexSans-Book" w:hAnsi="ApexSans-Book"/>
              <w:color w:val="4A5965"/>
              <w:sz w:val="16"/>
              <w:szCs w:val="16"/>
            </w:rPr>
          </w:pPr>
          <w:r>
            <w:rPr>
              <w:rFonts w:ascii="ApexSans-Book" w:hAnsi="ApexSans-Book"/>
              <w:color w:val="4A5965"/>
              <w:sz w:val="16"/>
              <w:szCs w:val="16"/>
            </w:rPr>
            <w:t xml:space="preserve">BUILDING </w:t>
          </w:r>
          <w:r w:rsidR="00590A25">
            <w:rPr>
              <w:rFonts w:ascii="ApexSans-Book" w:hAnsi="ApexSans-Book"/>
              <w:color w:val="4A5965"/>
              <w:sz w:val="16"/>
              <w:szCs w:val="16"/>
            </w:rPr>
            <w:t>3</w:t>
          </w:r>
          <w:r>
            <w:rPr>
              <w:rFonts w:ascii="ApexSans-Book" w:hAnsi="ApexSans-Book"/>
              <w:color w:val="4A5965"/>
              <w:sz w:val="16"/>
              <w:szCs w:val="16"/>
            </w:rPr>
            <w:t xml:space="preserve"> – 2</w:t>
          </w:r>
          <w:r w:rsidRPr="00E72F53">
            <w:rPr>
              <w:rFonts w:ascii="ApexSans-Book" w:hAnsi="ApexSans-Book"/>
              <w:color w:val="4A5965"/>
              <w:sz w:val="16"/>
              <w:szCs w:val="16"/>
              <w:vertAlign w:val="superscript"/>
            </w:rPr>
            <w:t>ND</w:t>
          </w:r>
          <w:r>
            <w:rPr>
              <w:rFonts w:ascii="ApexSans-Book" w:hAnsi="ApexSans-Book"/>
              <w:color w:val="4A5965"/>
              <w:sz w:val="16"/>
              <w:szCs w:val="16"/>
            </w:rPr>
            <w:t xml:space="preserve"> FLOOR – OFFICE </w:t>
          </w:r>
          <w:r w:rsidR="00F42DB7">
            <w:rPr>
              <w:rFonts w:ascii="ApexSans-Book" w:hAnsi="ApexSans-Book"/>
              <w:color w:val="4A5965"/>
              <w:sz w:val="16"/>
              <w:szCs w:val="16"/>
            </w:rPr>
            <w:t>2</w:t>
          </w:r>
          <w:r w:rsidR="00590A25">
            <w:rPr>
              <w:rFonts w:ascii="ApexSans-Book" w:hAnsi="ApexSans-Book"/>
              <w:color w:val="4A5965"/>
              <w:sz w:val="16"/>
              <w:szCs w:val="16"/>
            </w:rPr>
            <w:t>D2</w:t>
          </w:r>
          <w:r w:rsidR="00F42DB7">
            <w:rPr>
              <w:rFonts w:ascii="ApexSans-Book" w:hAnsi="ApexSans-Book"/>
              <w:color w:val="4A5965"/>
              <w:sz w:val="16"/>
              <w:szCs w:val="16"/>
            </w:rPr>
            <w:t>,</w:t>
          </w:r>
          <w:r>
            <w:rPr>
              <w:rFonts w:ascii="ApexSans-Book" w:hAnsi="ApexSans-Book"/>
              <w:color w:val="4A5965"/>
              <w:sz w:val="16"/>
              <w:szCs w:val="16"/>
            </w:rPr>
            <w:t xml:space="preserve"> </w:t>
          </w:r>
        </w:p>
        <w:p w14:paraId="4E8F13F9" w14:textId="77777777" w:rsidR="0049383C" w:rsidRPr="001830F8" w:rsidRDefault="0049383C" w:rsidP="0049383C">
          <w:pPr>
            <w:pStyle w:val="Footer"/>
            <w:spacing w:line="276" w:lineRule="auto"/>
            <w:rPr>
              <w:rFonts w:ascii="ApexSans-Book" w:hAnsi="ApexSans-Book"/>
              <w:color w:val="4A5965"/>
              <w:sz w:val="16"/>
              <w:szCs w:val="16"/>
            </w:rPr>
          </w:pPr>
          <w:r>
            <w:rPr>
              <w:rFonts w:ascii="ApexSans-Book" w:hAnsi="ApexSans-Book"/>
              <w:color w:val="4A5965"/>
              <w:sz w:val="16"/>
              <w:szCs w:val="16"/>
            </w:rPr>
            <w:t>BEVERLY HILLS, AL SHEIKH ZAYED, GIZA GOVERNATE</w:t>
          </w:r>
        </w:p>
        <w:p w14:paraId="61FE1C62" w14:textId="77777777" w:rsidR="00590A25" w:rsidRDefault="0049383C" w:rsidP="00590A25">
          <w:pPr>
            <w:pStyle w:val="Footer"/>
            <w:spacing w:line="276" w:lineRule="auto"/>
            <w:rPr>
              <w:rFonts w:ascii="ApexSans-Book" w:hAnsi="ApexSans-Book"/>
              <w:color w:val="4A5965"/>
              <w:sz w:val="16"/>
              <w:szCs w:val="16"/>
            </w:rPr>
          </w:pPr>
          <w:r w:rsidRPr="001830F8">
            <w:rPr>
              <w:rFonts w:ascii="ApexSans-Medium" w:hAnsi="ApexSans-Medium"/>
              <w:color w:val="97C4CB"/>
              <w:sz w:val="16"/>
              <w:szCs w:val="16"/>
            </w:rPr>
            <w:t>TEL:</w:t>
          </w:r>
          <w:r w:rsidRPr="001830F8">
            <w:rPr>
              <w:rFonts w:ascii="ApexSans-Book" w:hAnsi="ApexSans-Book"/>
              <w:color w:val="4A5965"/>
              <w:sz w:val="16"/>
              <w:szCs w:val="16"/>
            </w:rPr>
            <w:t xml:space="preserve"> +</w:t>
          </w:r>
          <w:r w:rsidR="00590A25">
            <w:rPr>
              <w:rFonts w:ascii="ApexSans-Book" w:hAnsi="ApexSans-Book"/>
              <w:color w:val="4A5965"/>
              <w:sz w:val="16"/>
              <w:szCs w:val="16"/>
            </w:rPr>
            <w:t>2016222280</w:t>
          </w:r>
        </w:p>
      </w:tc>
      <w:tc>
        <w:tcPr>
          <w:tcW w:w="3420" w:type="dxa"/>
        </w:tcPr>
        <w:p w14:paraId="6C93CF23" w14:textId="77777777" w:rsidR="0049383C" w:rsidRPr="0081233B" w:rsidRDefault="0049383C" w:rsidP="0049383C">
          <w:pPr>
            <w:pStyle w:val="Footer"/>
            <w:spacing w:line="276" w:lineRule="auto"/>
            <w:rPr>
              <w:rFonts w:ascii="Apex Sans Medium" w:hAnsi="Apex Sans Medium"/>
              <w:b/>
              <w:bCs/>
              <w:color w:val="4A5965"/>
              <w:sz w:val="16"/>
              <w:szCs w:val="16"/>
            </w:rPr>
          </w:pPr>
          <w:r>
            <w:rPr>
              <w:rFonts w:ascii="Apex Sans Medium" w:hAnsi="Apex Sans Medium"/>
              <w:b/>
              <w:bCs/>
              <w:color w:val="4A5965"/>
              <w:sz w:val="16"/>
              <w:szCs w:val="16"/>
            </w:rPr>
            <w:t>DUBAI</w:t>
          </w:r>
          <w:r w:rsidR="007D5956">
            <w:rPr>
              <w:rFonts w:ascii="Apex Sans Medium" w:hAnsi="Apex Sans Medium"/>
              <w:b/>
              <w:bCs/>
              <w:color w:val="4A5965"/>
              <w:sz w:val="16"/>
              <w:szCs w:val="16"/>
            </w:rPr>
            <w:t>, UAE</w:t>
          </w:r>
        </w:p>
        <w:p w14:paraId="7D7E755C" w14:textId="77777777" w:rsidR="0049383C" w:rsidRDefault="0049383C" w:rsidP="0049383C">
          <w:pPr>
            <w:pStyle w:val="Footer"/>
            <w:spacing w:line="276" w:lineRule="auto"/>
            <w:rPr>
              <w:rFonts w:ascii="ApexSans-Book" w:hAnsi="ApexSans-Book"/>
              <w:color w:val="4A5965"/>
              <w:sz w:val="16"/>
              <w:szCs w:val="16"/>
            </w:rPr>
          </w:pPr>
          <w:r>
            <w:rPr>
              <w:rFonts w:ascii="ApexSans-Book" w:hAnsi="ApexSans-Book"/>
              <w:color w:val="4A5965"/>
              <w:sz w:val="16"/>
              <w:szCs w:val="16"/>
            </w:rPr>
            <w:t>SALEH BIN LAHEJ BUILDING</w:t>
          </w:r>
        </w:p>
        <w:p w14:paraId="7769502A" w14:textId="77777777" w:rsidR="0049383C" w:rsidRDefault="0049383C" w:rsidP="0049383C">
          <w:pPr>
            <w:pStyle w:val="Footer"/>
            <w:spacing w:line="276" w:lineRule="auto"/>
            <w:rPr>
              <w:rFonts w:ascii="ApexSans-Book" w:hAnsi="ApexSans-Book"/>
              <w:color w:val="4A5965"/>
              <w:sz w:val="16"/>
              <w:szCs w:val="16"/>
            </w:rPr>
          </w:pPr>
          <w:r>
            <w:rPr>
              <w:rFonts w:ascii="ApexSans-Book" w:hAnsi="ApexSans-Book"/>
              <w:color w:val="4A5965"/>
              <w:sz w:val="16"/>
              <w:szCs w:val="16"/>
            </w:rPr>
            <w:t xml:space="preserve">OFFICE 210, </w:t>
          </w:r>
        </w:p>
        <w:p w14:paraId="1E35644E" w14:textId="77777777" w:rsidR="0049383C" w:rsidRPr="001830F8" w:rsidRDefault="0049383C" w:rsidP="0049383C">
          <w:pPr>
            <w:pStyle w:val="Footer"/>
            <w:spacing w:line="276" w:lineRule="auto"/>
            <w:rPr>
              <w:rFonts w:ascii="ApexSans-Book" w:hAnsi="ApexSans-Book"/>
              <w:color w:val="4A5965"/>
              <w:sz w:val="16"/>
              <w:szCs w:val="16"/>
            </w:rPr>
          </w:pPr>
          <w:r>
            <w:rPr>
              <w:rFonts w:ascii="ApexSans-Book" w:hAnsi="ApexSans-Book"/>
              <w:color w:val="4A5965"/>
              <w:sz w:val="16"/>
              <w:szCs w:val="16"/>
            </w:rPr>
            <w:t>AL GARHOUD ST, PO BOX 36566</w:t>
          </w:r>
        </w:p>
        <w:p w14:paraId="0155C05C" w14:textId="77777777" w:rsidR="0049383C" w:rsidRDefault="0049383C" w:rsidP="0049383C">
          <w:pPr>
            <w:pStyle w:val="Footer"/>
            <w:spacing w:line="276" w:lineRule="auto"/>
            <w:rPr>
              <w:rFonts w:ascii="ApexSans-Book" w:hAnsi="ApexSans-Book"/>
              <w:color w:val="4A5965"/>
              <w:sz w:val="16"/>
              <w:szCs w:val="16"/>
            </w:rPr>
          </w:pPr>
          <w:r w:rsidRPr="001830F8">
            <w:rPr>
              <w:rFonts w:ascii="ApexSans-Medium" w:hAnsi="ApexSans-Medium"/>
              <w:color w:val="97C4CB"/>
              <w:sz w:val="16"/>
              <w:szCs w:val="16"/>
            </w:rPr>
            <w:t>TEL:</w:t>
          </w:r>
          <w:r w:rsidRPr="001830F8">
            <w:rPr>
              <w:rFonts w:ascii="ApexSans-Book" w:hAnsi="ApexSans-Book"/>
              <w:color w:val="4A5965"/>
              <w:sz w:val="16"/>
              <w:szCs w:val="16"/>
            </w:rPr>
            <w:t xml:space="preserve"> +</w:t>
          </w:r>
          <w:r>
            <w:rPr>
              <w:rFonts w:ascii="ApexSans-Book" w:hAnsi="ApexSans-Book"/>
              <w:color w:val="4A5965"/>
              <w:sz w:val="16"/>
              <w:szCs w:val="16"/>
            </w:rPr>
            <w:t>971 4 282 7221</w:t>
          </w:r>
        </w:p>
      </w:tc>
    </w:tr>
  </w:tbl>
  <w:p w14:paraId="7A6196B8" w14:textId="77777777" w:rsidR="00F226C0" w:rsidRPr="001830F8" w:rsidRDefault="00F226C0" w:rsidP="0049383C">
    <w:pPr>
      <w:pStyle w:val="Footer"/>
      <w:spacing w:line="276" w:lineRule="auto"/>
      <w:rPr>
        <w:rFonts w:ascii="ApexSans-Book" w:hAnsi="ApexSans-Book"/>
        <w:color w:val="4A5965"/>
        <w:sz w:val="16"/>
        <w:szCs w:val="16"/>
      </w:rPr>
    </w:pPr>
  </w:p>
  <w:p w14:paraId="0CE0153F" w14:textId="77777777" w:rsidR="00934EF1" w:rsidRDefault="00934EF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58FC6E" w14:textId="77777777" w:rsidR="00A200BD" w:rsidRDefault="00A200BD" w:rsidP="00A55FF1">
      <w:r>
        <w:separator/>
      </w:r>
    </w:p>
  </w:footnote>
  <w:footnote w:type="continuationSeparator" w:id="0">
    <w:p w14:paraId="7D9E1DB5" w14:textId="77777777" w:rsidR="00A200BD" w:rsidRDefault="00A200BD" w:rsidP="00A55FF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E81DC3" w14:textId="77777777" w:rsidR="00F226C0" w:rsidRDefault="00000000">
    <w:pPr>
      <w:pStyle w:val="Header"/>
    </w:pPr>
    <w:sdt>
      <w:sdtPr>
        <w:id w:val="171999623"/>
        <w:placeholder>
          <w:docPart w:val="E4E6B53806C5104686312006709FD120"/>
        </w:placeholder>
        <w:temporary/>
        <w:showingPlcHdr/>
      </w:sdtPr>
      <w:sdtContent>
        <w:r w:rsidR="00F226C0">
          <w:t>[Type text]</w:t>
        </w:r>
      </w:sdtContent>
    </w:sdt>
    <w:r w:rsidR="00F226C0">
      <w:ptab w:relativeTo="margin" w:alignment="center" w:leader="none"/>
    </w:r>
    <w:sdt>
      <w:sdtPr>
        <w:id w:val="171999624"/>
        <w:placeholder>
          <w:docPart w:val="580021243C4A7549A712E014304904FA"/>
        </w:placeholder>
        <w:temporary/>
        <w:showingPlcHdr/>
      </w:sdtPr>
      <w:sdtContent>
        <w:r w:rsidR="00F226C0">
          <w:t>[Type text]</w:t>
        </w:r>
      </w:sdtContent>
    </w:sdt>
    <w:r w:rsidR="00F226C0">
      <w:ptab w:relativeTo="margin" w:alignment="right" w:leader="none"/>
    </w:r>
    <w:sdt>
      <w:sdtPr>
        <w:id w:val="171999625"/>
        <w:placeholder>
          <w:docPart w:val="67469277344B9F479468F1DB1858E099"/>
        </w:placeholder>
        <w:temporary/>
        <w:showingPlcHdr/>
      </w:sdtPr>
      <w:sdtContent>
        <w:r w:rsidR="00F226C0">
          <w:t>[Type text]</w:t>
        </w:r>
      </w:sdtContent>
    </w:sdt>
  </w:p>
  <w:p w14:paraId="67CAA1E5" w14:textId="77777777" w:rsidR="00F226C0" w:rsidRDefault="00F226C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AEB54B" w14:textId="6A0DA78F" w:rsidR="00F226C0" w:rsidRDefault="00F226C0">
    <w:pPr>
      <w:pStyle w:val="Header"/>
    </w:pPr>
  </w:p>
  <w:p w14:paraId="3D9D7CCA" w14:textId="24D765D9" w:rsidR="002A5395" w:rsidRDefault="002A5395" w:rsidP="002A5395">
    <w:pPr>
      <w:pStyle w:val="Header"/>
      <w:ind w:left="-1418"/>
    </w:pPr>
  </w:p>
  <w:p w14:paraId="0932DF64" w14:textId="57C2601F" w:rsidR="002A5395" w:rsidRDefault="002A5395" w:rsidP="002A5395">
    <w:pPr>
      <w:pStyle w:val="Header"/>
      <w:ind w:left="-1418" w:firstLine="1418"/>
    </w:pPr>
    <w:r>
      <w:rPr>
        <w:noProof/>
      </w:rPr>
      <w:drawing>
        <wp:inline distT="0" distB="0" distL="0" distR="0" wp14:anchorId="05A61382" wp14:editId="4F470A50">
          <wp:extent cx="2082800" cy="762000"/>
          <wp:effectExtent l="0" t="0" r="0" b="0"/>
          <wp:docPr id="1721085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085536" name="Picture 1721085536"/>
                  <pic:cNvPicPr/>
                </pic:nvPicPr>
                <pic:blipFill>
                  <a:blip r:embed="rId1"/>
                  <a:stretch>
                    <a:fillRect/>
                  </a:stretch>
                </pic:blipFill>
                <pic:spPr>
                  <a:xfrm>
                    <a:off x="0" y="0"/>
                    <a:ext cx="2082800" cy="7620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741E5B"/>
    <w:multiLevelType w:val="hybridMultilevel"/>
    <w:tmpl w:val="945E6E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70119F"/>
    <w:multiLevelType w:val="multilevel"/>
    <w:tmpl w:val="52587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C30B2D"/>
    <w:multiLevelType w:val="multilevel"/>
    <w:tmpl w:val="C01A60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A132FB"/>
    <w:multiLevelType w:val="multilevel"/>
    <w:tmpl w:val="003402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309679A"/>
    <w:multiLevelType w:val="hybridMultilevel"/>
    <w:tmpl w:val="D2861654"/>
    <w:lvl w:ilvl="0" w:tplc="F19C7974">
      <w:start w:val="2"/>
      <w:numFmt w:val="bullet"/>
      <w:lvlText w:val="-"/>
      <w:lvlJc w:val="left"/>
      <w:pPr>
        <w:ind w:left="1300" w:hanging="360"/>
      </w:pPr>
      <w:rPr>
        <w:rFonts w:ascii="Arial" w:eastAsiaTheme="minorHAnsi" w:hAnsi="Arial" w:cs="Arial" w:hint="default"/>
      </w:rPr>
    </w:lvl>
    <w:lvl w:ilvl="1" w:tplc="04090003" w:tentative="1">
      <w:start w:val="1"/>
      <w:numFmt w:val="bullet"/>
      <w:lvlText w:val="o"/>
      <w:lvlJc w:val="left"/>
      <w:pPr>
        <w:ind w:left="2020" w:hanging="360"/>
      </w:pPr>
      <w:rPr>
        <w:rFonts w:ascii="Courier New" w:hAnsi="Courier New" w:cs="Courier New" w:hint="default"/>
      </w:rPr>
    </w:lvl>
    <w:lvl w:ilvl="2" w:tplc="04090005" w:tentative="1">
      <w:start w:val="1"/>
      <w:numFmt w:val="bullet"/>
      <w:lvlText w:val=""/>
      <w:lvlJc w:val="left"/>
      <w:pPr>
        <w:ind w:left="2740" w:hanging="360"/>
      </w:pPr>
      <w:rPr>
        <w:rFonts w:ascii="Wingdings" w:hAnsi="Wingdings" w:hint="default"/>
      </w:rPr>
    </w:lvl>
    <w:lvl w:ilvl="3" w:tplc="04090001" w:tentative="1">
      <w:start w:val="1"/>
      <w:numFmt w:val="bullet"/>
      <w:lvlText w:val=""/>
      <w:lvlJc w:val="left"/>
      <w:pPr>
        <w:ind w:left="3460" w:hanging="360"/>
      </w:pPr>
      <w:rPr>
        <w:rFonts w:ascii="Symbol" w:hAnsi="Symbol" w:hint="default"/>
      </w:rPr>
    </w:lvl>
    <w:lvl w:ilvl="4" w:tplc="04090003" w:tentative="1">
      <w:start w:val="1"/>
      <w:numFmt w:val="bullet"/>
      <w:lvlText w:val="o"/>
      <w:lvlJc w:val="left"/>
      <w:pPr>
        <w:ind w:left="4180" w:hanging="360"/>
      </w:pPr>
      <w:rPr>
        <w:rFonts w:ascii="Courier New" w:hAnsi="Courier New" w:cs="Courier New" w:hint="default"/>
      </w:rPr>
    </w:lvl>
    <w:lvl w:ilvl="5" w:tplc="04090005" w:tentative="1">
      <w:start w:val="1"/>
      <w:numFmt w:val="bullet"/>
      <w:lvlText w:val=""/>
      <w:lvlJc w:val="left"/>
      <w:pPr>
        <w:ind w:left="4900" w:hanging="360"/>
      </w:pPr>
      <w:rPr>
        <w:rFonts w:ascii="Wingdings" w:hAnsi="Wingdings" w:hint="default"/>
      </w:rPr>
    </w:lvl>
    <w:lvl w:ilvl="6" w:tplc="04090001" w:tentative="1">
      <w:start w:val="1"/>
      <w:numFmt w:val="bullet"/>
      <w:lvlText w:val=""/>
      <w:lvlJc w:val="left"/>
      <w:pPr>
        <w:ind w:left="5620" w:hanging="360"/>
      </w:pPr>
      <w:rPr>
        <w:rFonts w:ascii="Symbol" w:hAnsi="Symbol" w:hint="default"/>
      </w:rPr>
    </w:lvl>
    <w:lvl w:ilvl="7" w:tplc="04090003" w:tentative="1">
      <w:start w:val="1"/>
      <w:numFmt w:val="bullet"/>
      <w:lvlText w:val="o"/>
      <w:lvlJc w:val="left"/>
      <w:pPr>
        <w:ind w:left="6340" w:hanging="360"/>
      </w:pPr>
      <w:rPr>
        <w:rFonts w:ascii="Courier New" w:hAnsi="Courier New" w:cs="Courier New" w:hint="default"/>
      </w:rPr>
    </w:lvl>
    <w:lvl w:ilvl="8" w:tplc="04090005" w:tentative="1">
      <w:start w:val="1"/>
      <w:numFmt w:val="bullet"/>
      <w:lvlText w:val=""/>
      <w:lvlJc w:val="left"/>
      <w:pPr>
        <w:ind w:left="7060" w:hanging="360"/>
      </w:pPr>
      <w:rPr>
        <w:rFonts w:ascii="Wingdings" w:hAnsi="Wingdings" w:hint="default"/>
      </w:rPr>
    </w:lvl>
  </w:abstractNum>
  <w:abstractNum w:abstractNumId="5" w15:restartNumberingAfterBreak="0">
    <w:nsid w:val="1550501E"/>
    <w:multiLevelType w:val="multilevel"/>
    <w:tmpl w:val="BD2CD5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7362CC6"/>
    <w:multiLevelType w:val="multilevel"/>
    <w:tmpl w:val="C8D416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9074D01"/>
    <w:multiLevelType w:val="multilevel"/>
    <w:tmpl w:val="D5E42396"/>
    <w:lvl w:ilvl="0">
      <w:start w:val="1"/>
      <w:numFmt w:val="decimal"/>
      <w:lvlText w:val="%1"/>
      <w:lvlJc w:val="left"/>
      <w:pPr>
        <w:ind w:left="380" w:hanging="380"/>
      </w:pPr>
      <w:rPr>
        <w:rFonts w:hint="default"/>
        <w:b/>
      </w:rPr>
    </w:lvl>
    <w:lvl w:ilvl="1">
      <w:start w:val="1"/>
      <w:numFmt w:val="decimal"/>
      <w:lvlText w:val="%1-%2"/>
      <w:lvlJc w:val="left"/>
      <w:pPr>
        <w:ind w:left="380" w:hanging="38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8" w15:restartNumberingAfterBreak="0">
    <w:nsid w:val="21795F56"/>
    <w:multiLevelType w:val="multilevel"/>
    <w:tmpl w:val="4712D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967583"/>
    <w:multiLevelType w:val="hybridMultilevel"/>
    <w:tmpl w:val="FC54AE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EB63DB1"/>
    <w:multiLevelType w:val="multilevel"/>
    <w:tmpl w:val="056AF7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F451E84"/>
    <w:multiLevelType w:val="multilevel"/>
    <w:tmpl w:val="ECC023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2077DA3"/>
    <w:multiLevelType w:val="hybridMultilevel"/>
    <w:tmpl w:val="A106CBBC"/>
    <w:lvl w:ilvl="0" w:tplc="19E84350">
      <w:start w:val="1"/>
      <w:numFmt w:val="decimalFullWidth"/>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5583362"/>
    <w:multiLevelType w:val="multilevel"/>
    <w:tmpl w:val="E57AF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645D63"/>
    <w:multiLevelType w:val="hybridMultilevel"/>
    <w:tmpl w:val="D930A1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708763C"/>
    <w:multiLevelType w:val="hybridMultilevel"/>
    <w:tmpl w:val="9A984C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11A3845"/>
    <w:multiLevelType w:val="multilevel"/>
    <w:tmpl w:val="E97834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2590302"/>
    <w:multiLevelType w:val="multilevel"/>
    <w:tmpl w:val="1D9895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BCD4027"/>
    <w:multiLevelType w:val="multilevel"/>
    <w:tmpl w:val="98E4E5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C995B1A"/>
    <w:multiLevelType w:val="multilevel"/>
    <w:tmpl w:val="69765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730758"/>
    <w:multiLevelType w:val="multilevel"/>
    <w:tmpl w:val="E304A8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02B424A"/>
    <w:multiLevelType w:val="multilevel"/>
    <w:tmpl w:val="A844A3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1B97838"/>
    <w:multiLevelType w:val="hybridMultilevel"/>
    <w:tmpl w:val="6B04D9F0"/>
    <w:lvl w:ilvl="0" w:tplc="1048F396">
      <w:start w:val="1"/>
      <w:numFmt w:val="arabicAlpha"/>
      <w:lvlText w:val="(%1)"/>
      <w:lvlJc w:val="left"/>
      <w:pPr>
        <w:ind w:left="720" w:hanging="360"/>
      </w:pPr>
      <w:rPr>
        <w:rFonts w:eastAsia="Playfair Display"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63F7285"/>
    <w:multiLevelType w:val="hybridMultilevel"/>
    <w:tmpl w:val="2598C438"/>
    <w:lvl w:ilvl="0" w:tplc="DDDE1036">
      <w:start w:val="1"/>
      <w:numFmt w:val="decimalFullWidth"/>
      <w:lvlText w:val="%1-"/>
      <w:lvlJc w:val="left"/>
      <w:pPr>
        <w:ind w:left="92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8532993"/>
    <w:multiLevelType w:val="hybridMultilevel"/>
    <w:tmpl w:val="913C179E"/>
    <w:lvl w:ilvl="0" w:tplc="F7ECC644">
      <w:start w:val="1"/>
      <w:numFmt w:val="arabicAlph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9E33430"/>
    <w:multiLevelType w:val="hybridMultilevel"/>
    <w:tmpl w:val="5050919E"/>
    <w:lvl w:ilvl="0" w:tplc="A0C89122">
      <w:start w:val="1"/>
      <w:numFmt w:val="arabicAlpha"/>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AC9279D"/>
    <w:multiLevelType w:val="hybridMultilevel"/>
    <w:tmpl w:val="0BDAE96E"/>
    <w:lvl w:ilvl="0" w:tplc="2014F04A">
      <w:start w:val="1"/>
      <w:numFmt w:val="decimalFullWidth"/>
      <w:lvlText w:val="%1-"/>
      <w:lvlJc w:val="left"/>
      <w:pPr>
        <w:ind w:left="785" w:hanging="360"/>
      </w:pPr>
      <w:rPr>
        <w:rFonts w:hint="default"/>
      </w:rPr>
    </w:lvl>
    <w:lvl w:ilvl="1" w:tplc="04090019" w:tentative="1">
      <w:start w:val="1"/>
      <w:numFmt w:val="lowerLetter"/>
      <w:lvlText w:val="%2."/>
      <w:lvlJc w:val="left"/>
      <w:pPr>
        <w:ind w:left="1505" w:hanging="360"/>
      </w:pPr>
    </w:lvl>
    <w:lvl w:ilvl="2" w:tplc="0409001B" w:tentative="1">
      <w:start w:val="1"/>
      <w:numFmt w:val="lowerRoman"/>
      <w:lvlText w:val="%3."/>
      <w:lvlJc w:val="right"/>
      <w:pPr>
        <w:ind w:left="2225" w:hanging="180"/>
      </w:pPr>
    </w:lvl>
    <w:lvl w:ilvl="3" w:tplc="0409000F" w:tentative="1">
      <w:start w:val="1"/>
      <w:numFmt w:val="decimal"/>
      <w:lvlText w:val="%4."/>
      <w:lvlJc w:val="left"/>
      <w:pPr>
        <w:ind w:left="2945" w:hanging="360"/>
      </w:pPr>
    </w:lvl>
    <w:lvl w:ilvl="4" w:tplc="04090019" w:tentative="1">
      <w:start w:val="1"/>
      <w:numFmt w:val="lowerLetter"/>
      <w:lvlText w:val="%5."/>
      <w:lvlJc w:val="left"/>
      <w:pPr>
        <w:ind w:left="3665" w:hanging="360"/>
      </w:pPr>
    </w:lvl>
    <w:lvl w:ilvl="5" w:tplc="0409001B" w:tentative="1">
      <w:start w:val="1"/>
      <w:numFmt w:val="lowerRoman"/>
      <w:lvlText w:val="%6."/>
      <w:lvlJc w:val="right"/>
      <w:pPr>
        <w:ind w:left="4385" w:hanging="180"/>
      </w:pPr>
    </w:lvl>
    <w:lvl w:ilvl="6" w:tplc="0409000F" w:tentative="1">
      <w:start w:val="1"/>
      <w:numFmt w:val="decimal"/>
      <w:lvlText w:val="%7."/>
      <w:lvlJc w:val="left"/>
      <w:pPr>
        <w:ind w:left="5105" w:hanging="360"/>
      </w:pPr>
    </w:lvl>
    <w:lvl w:ilvl="7" w:tplc="04090019" w:tentative="1">
      <w:start w:val="1"/>
      <w:numFmt w:val="lowerLetter"/>
      <w:lvlText w:val="%8."/>
      <w:lvlJc w:val="left"/>
      <w:pPr>
        <w:ind w:left="5825" w:hanging="360"/>
      </w:pPr>
    </w:lvl>
    <w:lvl w:ilvl="8" w:tplc="0409001B" w:tentative="1">
      <w:start w:val="1"/>
      <w:numFmt w:val="lowerRoman"/>
      <w:lvlText w:val="%9."/>
      <w:lvlJc w:val="right"/>
      <w:pPr>
        <w:ind w:left="6545" w:hanging="180"/>
      </w:pPr>
    </w:lvl>
  </w:abstractNum>
  <w:abstractNum w:abstractNumId="27" w15:restartNumberingAfterBreak="0">
    <w:nsid w:val="5B005995"/>
    <w:multiLevelType w:val="hybridMultilevel"/>
    <w:tmpl w:val="CB38D83E"/>
    <w:lvl w:ilvl="0" w:tplc="10E6C7CE">
      <w:start w:val="1"/>
      <w:numFmt w:val="arabicAlpha"/>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D5A0D12"/>
    <w:multiLevelType w:val="multilevel"/>
    <w:tmpl w:val="F35EF066"/>
    <w:lvl w:ilvl="0">
      <w:start w:val="1"/>
      <w:numFmt w:val="decimal"/>
      <w:lvlText w:val="%1."/>
      <w:lvlJc w:val="left"/>
      <w:pPr>
        <w:tabs>
          <w:tab w:val="num" w:pos="720"/>
        </w:tabs>
        <w:ind w:left="720" w:hanging="360"/>
      </w:pPr>
    </w:lvl>
    <w:lvl w:ilvl="1">
      <w:start w:val="2"/>
      <w:numFmt w:val="arabicAlpha"/>
      <w:lvlText w:val="%2-"/>
      <w:lvlJc w:val="left"/>
      <w:pPr>
        <w:ind w:left="1440" w:hanging="360"/>
      </w:pPr>
      <w:rPr>
        <w:rFonts w:hint="default"/>
        <w:b/>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33656B5"/>
    <w:multiLevelType w:val="multilevel"/>
    <w:tmpl w:val="4066EE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3847F54"/>
    <w:multiLevelType w:val="hybridMultilevel"/>
    <w:tmpl w:val="41C0DF04"/>
    <w:lvl w:ilvl="0" w:tplc="975ABB62">
      <w:start w:val="1"/>
      <w:numFmt w:val="arabicAlph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3AE50F9"/>
    <w:multiLevelType w:val="multilevel"/>
    <w:tmpl w:val="3D00B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A9C2928"/>
    <w:multiLevelType w:val="multilevel"/>
    <w:tmpl w:val="2AAA3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E770C58"/>
    <w:multiLevelType w:val="hybridMultilevel"/>
    <w:tmpl w:val="F76ECB0A"/>
    <w:lvl w:ilvl="0" w:tplc="88443EA0">
      <w:start w:val="1"/>
      <w:numFmt w:val="arabicAlph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F9208E1"/>
    <w:multiLevelType w:val="hybridMultilevel"/>
    <w:tmpl w:val="F7783EA8"/>
    <w:lvl w:ilvl="0" w:tplc="79C2AC6A">
      <w:start w:val="1"/>
      <w:numFmt w:val="decimalFullWidth"/>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35B2BF1"/>
    <w:multiLevelType w:val="hybridMultilevel"/>
    <w:tmpl w:val="0B9CB59A"/>
    <w:lvl w:ilvl="0" w:tplc="651C842C">
      <w:start w:val="1"/>
      <w:numFmt w:val="decimalFullWidth"/>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15:restartNumberingAfterBreak="0">
    <w:nsid w:val="7B466C97"/>
    <w:multiLevelType w:val="hybridMultilevel"/>
    <w:tmpl w:val="550C43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C24330B"/>
    <w:multiLevelType w:val="multilevel"/>
    <w:tmpl w:val="B1BAAEB4"/>
    <w:lvl w:ilvl="0">
      <w:start w:val="1"/>
      <w:numFmt w:val="arabicAlpha"/>
      <w:lvlText w:val="%1"/>
      <w:lvlJc w:val="left"/>
      <w:pPr>
        <w:ind w:left="360" w:hanging="360"/>
      </w:pPr>
      <w:rPr>
        <w:rFonts w:hint="default"/>
        <w:b w:val="0"/>
      </w:rPr>
    </w:lvl>
    <w:lvl w:ilvl="1">
      <w:start w:val="5"/>
      <w:numFmt w:val="decimal"/>
      <w:lvlText w:val="%1-%2"/>
      <w:lvlJc w:val="left"/>
      <w:pPr>
        <w:ind w:left="360" w:hanging="36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080" w:hanging="108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440" w:hanging="1440"/>
      </w:pPr>
      <w:rPr>
        <w:rFonts w:hint="default"/>
        <w:b w:val="0"/>
      </w:rPr>
    </w:lvl>
  </w:abstractNum>
  <w:abstractNum w:abstractNumId="38" w15:restartNumberingAfterBreak="0">
    <w:nsid w:val="7F6B7BDB"/>
    <w:multiLevelType w:val="multilevel"/>
    <w:tmpl w:val="B0986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0855218">
    <w:abstractNumId w:val="14"/>
  </w:num>
  <w:num w:numId="2" w16cid:durableId="778372830">
    <w:abstractNumId w:val="15"/>
  </w:num>
  <w:num w:numId="3" w16cid:durableId="1180856906">
    <w:abstractNumId w:val="9"/>
  </w:num>
  <w:num w:numId="4" w16cid:durableId="1203204771">
    <w:abstractNumId w:val="36"/>
  </w:num>
  <w:num w:numId="5" w16cid:durableId="465196532">
    <w:abstractNumId w:val="0"/>
  </w:num>
  <w:num w:numId="6" w16cid:durableId="979648598">
    <w:abstractNumId w:val="7"/>
  </w:num>
  <w:num w:numId="7" w16cid:durableId="486702525">
    <w:abstractNumId w:val="26"/>
  </w:num>
  <w:num w:numId="8" w16cid:durableId="1449590943">
    <w:abstractNumId w:val="19"/>
  </w:num>
  <w:num w:numId="9" w16cid:durableId="661658653">
    <w:abstractNumId w:val="2"/>
  </w:num>
  <w:num w:numId="10" w16cid:durableId="832255382">
    <w:abstractNumId w:val="17"/>
  </w:num>
  <w:num w:numId="11" w16cid:durableId="209660108">
    <w:abstractNumId w:val="20"/>
  </w:num>
  <w:num w:numId="12" w16cid:durableId="582495532">
    <w:abstractNumId w:val="32"/>
  </w:num>
  <w:num w:numId="13" w16cid:durableId="890725732">
    <w:abstractNumId w:val="10"/>
  </w:num>
  <w:num w:numId="14" w16cid:durableId="360011275">
    <w:abstractNumId w:val="38"/>
  </w:num>
  <w:num w:numId="15" w16cid:durableId="1519659790">
    <w:abstractNumId w:val="11"/>
  </w:num>
  <w:num w:numId="16" w16cid:durableId="1032654208">
    <w:abstractNumId w:val="3"/>
  </w:num>
  <w:num w:numId="17" w16cid:durableId="695692298">
    <w:abstractNumId w:val="5"/>
  </w:num>
  <w:num w:numId="18" w16cid:durableId="1882551381">
    <w:abstractNumId w:val="6"/>
  </w:num>
  <w:num w:numId="19" w16cid:durableId="1560285208">
    <w:abstractNumId w:val="8"/>
  </w:num>
  <w:num w:numId="20" w16cid:durableId="141234917">
    <w:abstractNumId w:val="29"/>
  </w:num>
  <w:num w:numId="21" w16cid:durableId="533880977">
    <w:abstractNumId w:val="1"/>
  </w:num>
  <w:num w:numId="22" w16cid:durableId="1960410809">
    <w:abstractNumId w:val="31"/>
  </w:num>
  <w:num w:numId="23" w16cid:durableId="1474250598">
    <w:abstractNumId w:val="16"/>
  </w:num>
  <w:num w:numId="24" w16cid:durableId="1808162657">
    <w:abstractNumId w:val="21"/>
  </w:num>
  <w:num w:numId="25" w16cid:durableId="399013476">
    <w:abstractNumId w:val="28"/>
  </w:num>
  <w:num w:numId="26" w16cid:durableId="1925142803">
    <w:abstractNumId w:val="18"/>
  </w:num>
  <w:num w:numId="27" w16cid:durableId="727076778">
    <w:abstractNumId w:val="24"/>
  </w:num>
  <w:num w:numId="28" w16cid:durableId="1810248789">
    <w:abstractNumId w:val="25"/>
  </w:num>
  <w:num w:numId="29" w16cid:durableId="1811898782">
    <w:abstractNumId w:val="37"/>
  </w:num>
  <w:num w:numId="30" w16cid:durableId="886186288">
    <w:abstractNumId w:val="13"/>
  </w:num>
  <w:num w:numId="31" w16cid:durableId="1026492317">
    <w:abstractNumId w:val="33"/>
  </w:num>
  <w:num w:numId="32" w16cid:durableId="778917139">
    <w:abstractNumId w:val="27"/>
  </w:num>
  <w:num w:numId="33" w16cid:durableId="445000619">
    <w:abstractNumId w:val="23"/>
  </w:num>
  <w:num w:numId="34" w16cid:durableId="639651348">
    <w:abstractNumId w:val="12"/>
  </w:num>
  <w:num w:numId="35" w16cid:durableId="567544670">
    <w:abstractNumId w:val="34"/>
  </w:num>
  <w:num w:numId="36" w16cid:durableId="471294666">
    <w:abstractNumId w:val="35"/>
  </w:num>
  <w:num w:numId="37" w16cid:durableId="2038502330">
    <w:abstractNumId w:val="4"/>
  </w:num>
  <w:num w:numId="38" w16cid:durableId="2059892543">
    <w:abstractNumId w:val="22"/>
  </w:num>
  <w:num w:numId="39" w16cid:durableId="40374704">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proofState w:spelling="clean" w:grammar="clean"/>
  <w:documentProtection w:edit="forms" w:enforcement="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5D08"/>
    <w:rsid w:val="000073D7"/>
    <w:rsid w:val="0001233E"/>
    <w:rsid w:val="00027FCC"/>
    <w:rsid w:val="00036DA9"/>
    <w:rsid w:val="00036E50"/>
    <w:rsid w:val="00041737"/>
    <w:rsid w:val="000536C6"/>
    <w:rsid w:val="00077573"/>
    <w:rsid w:val="00082D14"/>
    <w:rsid w:val="0008701A"/>
    <w:rsid w:val="00087170"/>
    <w:rsid w:val="00091CA7"/>
    <w:rsid w:val="00097E09"/>
    <w:rsid w:val="000E117D"/>
    <w:rsid w:val="000E17C9"/>
    <w:rsid w:val="000E7AAE"/>
    <w:rsid w:val="000F7B57"/>
    <w:rsid w:val="00101FEE"/>
    <w:rsid w:val="00110FD7"/>
    <w:rsid w:val="00112031"/>
    <w:rsid w:val="00120227"/>
    <w:rsid w:val="0013114D"/>
    <w:rsid w:val="00131C26"/>
    <w:rsid w:val="001337D7"/>
    <w:rsid w:val="00134D68"/>
    <w:rsid w:val="00137943"/>
    <w:rsid w:val="001417E6"/>
    <w:rsid w:val="00144E8E"/>
    <w:rsid w:val="00144F5E"/>
    <w:rsid w:val="00146A35"/>
    <w:rsid w:val="001830F8"/>
    <w:rsid w:val="001875C7"/>
    <w:rsid w:val="00190CBC"/>
    <w:rsid w:val="001A1565"/>
    <w:rsid w:val="001B764D"/>
    <w:rsid w:val="001C5031"/>
    <w:rsid w:val="001D37FE"/>
    <w:rsid w:val="001D4E5B"/>
    <w:rsid w:val="001E42B7"/>
    <w:rsid w:val="001F2611"/>
    <w:rsid w:val="001F671E"/>
    <w:rsid w:val="00205172"/>
    <w:rsid w:val="00215A8C"/>
    <w:rsid w:val="00216C87"/>
    <w:rsid w:val="002209F1"/>
    <w:rsid w:val="00236607"/>
    <w:rsid w:val="00242FBD"/>
    <w:rsid w:val="00244A80"/>
    <w:rsid w:val="002620F4"/>
    <w:rsid w:val="002778A4"/>
    <w:rsid w:val="0028711F"/>
    <w:rsid w:val="00290C0D"/>
    <w:rsid w:val="00290E8C"/>
    <w:rsid w:val="002A4E52"/>
    <w:rsid w:val="002A5395"/>
    <w:rsid w:val="002B28FC"/>
    <w:rsid w:val="002C5794"/>
    <w:rsid w:val="002F4333"/>
    <w:rsid w:val="002F7626"/>
    <w:rsid w:val="00316F43"/>
    <w:rsid w:val="00332F38"/>
    <w:rsid w:val="00340584"/>
    <w:rsid w:val="00341A39"/>
    <w:rsid w:val="00341E71"/>
    <w:rsid w:val="00372AFA"/>
    <w:rsid w:val="00373750"/>
    <w:rsid w:val="00382F1C"/>
    <w:rsid w:val="0038621C"/>
    <w:rsid w:val="003A35F8"/>
    <w:rsid w:val="003A72FE"/>
    <w:rsid w:val="003C2465"/>
    <w:rsid w:val="003C3E76"/>
    <w:rsid w:val="003D585E"/>
    <w:rsid w:val="003F37B2"/>
    <w:rsid w:val="00400E04"/>
    <w:rsid w:val="00401827"/>
    <w:rsid w:val="00405158"/>
    <w:rsid w:val="004057CB"/>
    <w:rsid w:val="00415510"/>
    <w:rsid w:val="00416316"/>
    <w:rsid w:val="0041722A"/>
    <w:rsid w:val="004365FC"/>
    <w:rsid w:val="00460A18"/>
    <w:rsid w:val="00462603"/>
    <w:rsid w:val="00465EB3"/>
    <w:rsid w:val="00483CEF"/>
    <w:rsid w:val="0049383C"/>
    <w:rsid w:val="004A7F86"/>
    <w:rsid w:val="004B3CB5"/>
    <w:rsid w:val="004C763E"/>
    <w:rsid w:val="004E725A"/>
    <w:rsid w:val="004E74BE"/>
    <w:rsid w:val="00503600"/>
    <w:rsid w:val="00521CE5"/>
    <w:rsid w:val="0052237E"/>
    <w:rsid w:val="00524033"/>
    <w:rsid w:val="00547A9E"/>
    <w:rsid w:val="005612C3"/>
    <w:rsid w:val="0057165A"/>
    <w:rsid w:val="005761E0"/>
    <w:rsid w:val="00583FB5"/>
    <w:rsid w:val="00590A25"/>
    <w:rsid w:val="00592BCB"/>
    <w:rsid w:val="005948C5"/>
    <w:rsid w:val="005A06EC"/>
    <w:rsid w:val="005A094B"/>
    <w:rsid w:val="005A0F2A"/>
    <w:rsid w:val="005A605B"/>
    <w:rsid w:val="005B5180"/>
    <w:rsid w:val="005C5B33"/>
    <w:rsid w:val="005D7AEF"/>
    <w:rsid w:val="005E3C22"/>
    <w:rsid w:val="005E41AB"/>
    <w:rsid w:val="005F3E00"/>
    <w:rsid w:val="00603F9E"/>
    <w:rsid w:val="00610FC9"/>
    <w:rsid w:val="006271A7"/>
    <w:rsid w:val="00630B94"/>
    <w:rsid w:val="00633922"/>
    <w:rsid w:val="00636D5C"/>
    <w:rsid w:val="00641922"/>
    <w:rsid w:val="00647A87"/>
    <w:rsid w:val="006515D4"/>
    <w:rsid w:val="006543EF"/>
    <w:rsid w:val="006722B5"/>
    <w:rsid w:val="0068103A"/>
    <w:rsid w:val="00684742"/>
    <w:rsid w:val="006863DA"/>
    <w:rsid w:val="006A034E"/>
    <w:rsid w:val="006A247D"/>
    <w:rsid w:val="006B08B2"/>
    <w:rsid w:val="006C6CEB"/>
    <w:rsid w:val="00701382"/>
    <w:rsid w:val="00705333"/>
    <w:rsid w:val="00710DBD"/>
    <w:rsid w:val="007114FE"/>
    <w:rsid w:val="0071630D"/>
    <w:rsid w:val="00720691"/>
    <w:rsid w:val="007238CE"/>
    <w:rsid w:val="00723D27"/>
    <w:rsid w:val="00724E32"/>
    <w:rsid w:val="00727246"/>
    <w:rsid w:val="00733833"/>
    <w:rsid w:val="00744FEF"/>
    <w:rsid w:val="007502D1"/>
    <w:rsid w:val="007570E6"/>
    <w:rsid w:val="0076245A"/>
    <w:rsid w:val="00763972"/>
    <w:rsid w:val="00772B7F"/>
    <w:rsid w:val="0078019F"/>
    <w:rsid w:val="00786207"/>
    <w:rsid w:val="007962AB"/>
    <w:rsid w:val="007A06A4"/>
    <w:rsid w:val="007B220F"/>
    <w:rsid w:val="007B3D2E"/>
    <w:rsid w:val="007B7392"/>
    <w:rsid w:val="007D5956"/>
    <w:rsid w:val="007E244B"/>
    <w:rsid w:val="007E5D08"/>
    <w:rsid w:val="00804EEC"/>
    <w:rsid w:val="0081233B"/>
    <w:rsid w:val="0081607D"/>
    <w:rsid w:val="00825AB8"/>
    <w:rsid w:val="008407EC"/>
    <w:rsid w:val="00863A7A"/>
    <w:rsid w:val="00864EF4"/>
    <w:rsid w:val="00866FE3"/>
    <w:rsid w:val="00871410"/>
    <w:rsid w:val="00885959"/>
    <w:rsid w:val="00887299"/>
    <w:rsid w:val="00887BE2"/>
    <w:rsid w:val="008913F4"/>
    <w:rsid w:val="008A1E13"/>
    <w:rsid w:val="008A343F"/>
    <w:rsid w:val="008A7399"/>
    <w:rsid w:val="008D6BA8"/>
    <w:rsid w:val="008D6E30"/>
    <w:rsid w:val="008E4F3A"/>
    <w:rsid w:val="008F38A6"/>
    <w:rsid w:val="008F68CD"/>
    <w:rsid w:val="009035DA"/>
    <w:rsid w:val="0090385D"/>
    <w:rsid w:val="0090619A"/>
    <w:rsid w:val="00910CAB"/>
    <w:rsid w:val="00912F3D"/>
    <w:rsid w:val="00926F4C"/>
    <w:rsid w:val="00934668"/>
    <w:rsid w:val="00934EF1"/>
    <w:rsid w:val="00952400"/>
    <w:rsid w:val="009636F1"/>
    <w:rsid w:val="00965DCC"/>
    <w:rsid w:val="00976478"/>
    <w:rsid w:val="009806D2"/>
    <w:rsid w:val="00994DB4"/>
    <w:rsid w:val="009A24B4"/>
    <w:rsid w:val="009B4D07"/>
    <w:rsid w:val="009B54BF"/>
    <w:rsid w:val="009F255C"/>
    <w:rsid w:val="00A200BD"/>
    <w:rsid w:val="00A25C13"/>
    <w:rsid w:val="00A515ED"/>
    <w:rsid w:val="00A55FF1"/>
    <w:rsid w:val="00A62A6F"/>
    <w:rsid w:val="00A62CBE"/>
    <w:rsid w:val="00A63F49"/>
    <w:rsid w:val="00A6545A"/>
    <w:rsid w:val="00A7397A"/>
    <w:rsid w:val="00A85A2B"/>
    <w:rsid w:val="00A871B8"/>
    <w:rsid w:val="00AA4F03"/>
    <w:rsid w:val="00AA6119"/>
    <w:rsid w:val="00AA6258"/>
    <w:rsid w:val="00AB29B1"/>
    <w:rsid w:val="00AB321D"/>
    <w:rsid w:val="00AC6BCA"/>
    <w:rsid w:val="00B00897"/>
    <w:rsid w:val="00B12CA7"/>
    <w:rsid w:val="00B13068"/>
    <w:rsid w:val="00B1650A"/>
    <w:rsid w:val="00B16C1D"/>
    <w:rsid w:val="00B21CF2"/>
    <w:rsid w:val="00B34D56"/>
    <w:rsid w:val="00B35FA3"/>
    <w:rsid w:val="00B400BE"/>
    <w:rsid w:val="00B407B4"/>
    <w:rsid w:val="00B40C95"/>
    <w:rsid w:val="00B42775"/>
    <w:rsid w:val="00B530C4"/>
    <w:rsid w:val="00B54885"/>
    <w:rsid w:val="00B62D7B"/>
    <w:rsid w:val="00B75A37"/>
    <w:rsid w:val="00B87D72"/>
    <w:rsid w:val="00B96F12"/>
    <w:rsid w:val="00BB2D62"/>
    <w:rsid w:val="00BC724E"/>
    <w:rsid w:val="00BD24DE"/>
    <w:rsid w:val="00BE1C5A"/>
    <w:rsid w:val="00BF2F79"/>
    <w:rsid w:val="00C008F8"/>
    <w:rsid w:val="00C0163D"/>
    <w:rsid w:val="00C10E52"/>
    <w:rsid w:val="00C121D5"/>
    <w:rsid w:val="00C17771"/>
    <w:rsid w:val="00C26E38"/>
    <w:rsid w:val="00C3053C"/>
    <w:rsid w:val="00C37C05"/>
    <w:rsid w:val="00C4112A"/>
    <w:rsid w:val="00C47AD6"/>
    <w:rsid w:val="00C64F24"/>
    <w:rsid w:val="00C65E07"/>
    <w:rsid w:val="00C74D8C"/>
    <w:rsid w:val="00C8191F"/>
    <w:rsid w:val="00C86152"/>
    <w:rsid w:val="00C900EA"/>
    <w:rsid w:val="00C95548"/>
    <w:rsid w:val="00C97D0D"/>
    <w:rsid w:val="00CA0DDE"/>
    <w:rsid w:val="00CA7DCC"/>
    <w:rsid w:val="00CC4C61"/>
    <w:rsid w:val="00CF2BE1"/>
    <w:rsid w:val="00D02AF1"/>
    <w:rsid w:val="00D036A4"/>
    <w:rsid w:val="00D21A5B"/>
    <w:rsid w:val="00D236B8"/>
    <w:rsid w:val="00D31288"/>
    <w:rsid w:val="00D62AA1"/>
    <w:rsid w:val="00D630EF"/>
    <w:rsid w:val="00D64F25"/>
    <w:rsid w:val="00D70ABF"/>
    <w:rsid w:val="00D8310A"/>
    <w:rsid w:val="00DA010A"/>
    <w:rsid w:val="00DC5A58"/>
    <w:rsid w:val="00DC7634"/>
    <w:rsid w:val="00DD09BA"/>
    <w:rsid w:val="00DE571E"/>
    <w:rsid w:val="00DF6C4E"/>
    <w:rsid w:val="00E001DE"/>
    <w:rsid w:val="00E00A45"/>
    <w:rsid w:val="00E0545E"/>
    <w:rsid w:val="00E059A2"/>
    <w:rsid w:val="00E1147D"/>
    <w:rsid w:val="00E17E6C"/>
    <w:rsid w:val="00E44F71"/>
    <w:rsid w:val="00E72F53"/>
    <w:rsid w:val="00E73C7B"/>
    <w:rsid w:val="00E85315"/>
    <w:rsid w:val="00EA61FF"/>
    <w:rsid w:val="00EB2B23"/>
    <w:rsid w:val="00EB3786"/>
    <w:rsid w:val="00EC0D94"/>
    <w:rsid w:val="00EC1A7C"/>
    <w:rsid w:val="00EC629A"/>
    <w:rsid w:val="00ED56CE"/>
    <w:rsid w:val="00EF4000"/>
    <w:rsid w:val="00EF4487"/>
    <w:rsid w:val="00F047AA"/>
    <w:rsid w:val="00F102D8"/>
    <w:rsid w:val="00F123BA"/>
    <w:rsid w:val="00F21164"/>
    <w:rsid w:val="00F226C0"/>
    <w:rsid w:val="00F260AB"/>
    <w:rsid w:val="00F42DB7"/>
    <w:rsid w:val="00F4606B"/>
    <w:rsid w:val="00F6663D"/>
    <w:rsid w:val="00F717A1"/>
    <w:rsid w:val="00F736CB"/>
    <w:rsid w:val="00F7495C"/>
    <w:rsid w:val="00F95D9B"/>
    <w:rsid w:val="00FB0374"/>
    <w:rsid w:val="00FD512A"/>
    <w:rsid w:val="00FE1D6A"/>
    <w:rsid w:val="00FF3E78"/>
  </w:rsids>
  <m:mathPr>
    <m:mathFont m:val="Cambria Math"/>
    <m:brkBin m:val="before"/>
    <m:brkBinSub m:val="--"/>
    <m:smallFrac m:val="0"/>
    <m:dispDef/>
    <m:lMargin m:val="0"/>
    <m:rMargin m:val="0"/>
    <m:defJc m:val="centerGroup"/>
    <m:wrapIndent m:val="1440"/>
    <m:intLim m:val="subSup"/>
    <m:naryLim m:val="undOvr"/>
  </m:mathPr>
  <w:themeFontLang w:val="en-CA"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A0127DE"/>
  <w15:docId w15:val="{D394F149-D980-AE4D-8578-D97FB7BBA6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Playfair Display" w:eastAsia="Playfair Display" w:hAnsi="Playfair Display" w:cs="Playfair Display"/>
    </w:rPr>
  </w:style>
  <w:style w:type="paragraph" w:styleId="Heading1">
    <w:name w:val="heading 1"/>
    <w:basedOn w:val="Normal"/>
    <w:next w:val="Normal"/>
    <w:link w:val="Heading1Char"/>
    <w:uiPriority w:val="9"/>
    <w:qFormat/>
    <w:rsid w:val="00DC5A58"/>
    <w:pPr>
      <w:keepNext/>
      <w:widowControl/>
      <w:autoSpaceDE/>
      <w:autoSpaceDN/>
      <w:bidi/>
      <w:spacing w:line="360" w:lineRule="auto"/>
      <w:jc w:val="center"/>
      <w:outlineLvl w:val="0"/>
    </w:pPr>
    <w:rPr>
      <w:rFonts w:asciiTheme="minorBidi" w:eastAsiaTheme="minorHAnsi" w:hAnsiTheme="minorBidi" w:cstheme="minorBidi"/>
      <w:b/>
      <w:bCs/>
      <w:sz w:val="28"/>
      <w:szCs w:val="28"/>
      <w:u w:val="single"/>
      <w:lang w:bidi="ar-EG"/>
    </w:rPr>
  </w:style>
  <w:style w:type="paragraph" w:styleId="Heading2">
    <w:name w:val="heading 2"/>
    <w:basedOn w:val="Normal"/>
    <w:next w:val="Normal"/>
    <w:link w:val="Heading2Char"/>
    <w:uiPriority w:val="9"/>
    <w:semiHidden/>
    <w:unhideWhenUsed/>
    <w:qFormat/>
    <w:rsid w:val="00AA4F03"/>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B530C4"/>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8"/>
      <w:szCs w:val="18"/>
    </w:rPr>
  </w:style>
  <w:style w:type="paragraph" w:styleId="ListParagraph">
    <w:name w:val="List Paragraph"/>
    <w:basedOn w:val="Normal"/>
    <w:uiPriority w:val="34"/>
    <w:qFormat/>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405158"/>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405158"/>
    <w:rPr>
      <w:rFonts w:ascii="Lucida Grande" w:eastAsia="Playfair Display" w:hAnsi="Lucida Grande" w:cs="Lucida Grande"/>
      <w:sz w:val="18"/>
      <w:szCs w:val="18"/>
    </w:rPr>
  </w:style>
  <w:style w:type="paragraph" w:styleId="Header">
    <w:name w:val="header"/>
    <w:basedOn w:val="Normal"/>
    <w:link w:val="HeaderChar"/>
    <w:uiPriority w:val="99"/>
    <w:unhideWhenUsed/>
    <w:rsid w:val="00A55FF1"/>
    <w:pPr>
      <w:tabs>
        <w:tab w:val="center" w:pos="4320"/>
        <w:tab w:val="right" w:pos="8640"/>
      </w:tabs>
    </w:pPr>
  </w:style>
  <w:style w:type="character" w:customStyle="1" w:styleId="HeaderChar">
    <w:name w:val="Header Char"/>
    <w:basedOn w:val="DefaultParagraphFont"/>
    <w:link w:val="Header"/>
    <w:uiPriority w:val="99"/>
    <w:rsid w:val="00A55FF1"/>
    <w:rPr>
      <w:rFonts w:ascii="Playfair Display" w:eastAsia="Playfair Display" w:hAnsi="Playfair Display" w:cs="Playfair Display"/>
    </w:rPr>
  </w:style>
  <w:style w:type="paragraph" w:styleId="Footer">
    <w:name w:val="footer"/>
    <w:basedOn w:val="Normal"/>
    <w:link w:val="FooterChar"/>
    <w:uiPriority w:val="99"/>
    <w:unhideWhenUsed/>
    <w:rsid w:val="00A55FF1"/>
    <w:pPr>
      <w:tabs>
        <w:tab w:val="center" w:pos="4320"/>
        <w:tab w:val="right" w:pos="8640"/>
      </w:tabs>
    </w:pPr>
  </w:style>
  <w:style w:type="character" w:customStyle="1" w:styleId="FooterChar">
    <w:name w:val="Footer Char"/>
    <w:basedOn w:val="DefaultParagraphFont"/>
    <w:link w:val="Footer"/>
    <w:uiPriority w:val="99"/>
    <w:rsid w:val="00A55FF1"/>
    <w:rPr>
      <w:rFonts w:ascii="Playfair Display" w:eastAsia="Playfair Display" w:hAnsi="Playfair Display" w:cs="Playfair Display"/>
    </w:rPr>
  </w:style>
  <w:style w:type="character" w:styleId="Hyperlink">
    <w:name w:val="Hyperlink"/>
    <w:basedOn w:val="DefaultParagraphFont"/>
    <w:uiPriority w:val="99"/>
    <w:unhideWhenUsed/>
    <w:rsid w:val="00E001DE"/>
    <w:rPr>
      <w:color w:val="0000FF" w:themeColor="hyperlink"/>
      <w:u w:val="single"/>
    </w:rPr>
  </w:style>
  <w:style w:type="table" w:styleId="TableGrid">
    <w:name w:val="Table Grid"/>
    <w:basedOn w:val="TableNormal"/>
    <w:uiPriority w:val="39"/>
    <w:rsid w:val="00097E0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B96F12"/>
    <w:pPr>
      <w:widowControl/>
      <w:autoSpaceDE/>
      <w:autoSpaceDN/>
    </w:pPr>
    <w:rPr>
      <w:rFonts w:ascii="Times New Roman" w:eastAsia="Times New Roman" w:hAnsi="Times New Roman" w:cs="Times New Roman"/>
      <w:color w:val="000000"/>
      <w:sz w:val="20"/>
    </w:rPr>
  </w:style>
  <w:style w:type="character" w:customStyle="1" w:styleId="Heading1Char">
    <w:name w:val="Heading 1 Char"/>
    <w:basedOn w:val="DefaultParagraphFont"/>
    <w:link w:val="Heading1"/>
    <w:uiPriority w:val="9"/>
    <w:rsid w:val="00DC5A58"/>
    <w:rPr>
      <w:rFonts w:asciiTheme="minorBidi" w:hAnsiTheme="minorBidi"/>
      <w:b/>
      <w:bCs/>
      <w:sz w:val="28"/>
      <w:szCs w:val="28"/>
      <w:u w:val="single"/>
      <w:lang w:bidi="ar-EG"/>
    </w:rPr>
  </w:style>
  <w:style w:type="character" w:styleId="PageNumber">
    <w:name w:val="page number"/>
    <w:basedOn w:val="DefaultParagraphFont"/>
    <w:uiPriority w:val="99"/>
    <w:semiHidden/>
    <w:unhideWhenUsed/>
    <w:rsid w:val="00F6663D"/>
  </w:style>
  <w:style w:type="paragraph" w:customStyle="1" w:styleId="p1">
    <w:name w:val="p1"/>
    <w:basedOn w:val="Normal"/>
    <w:rsid w:val="00F95D9B"/>
    <w:pPr>
      <w:widowControl/>
      <w:autoSpaceDE/>
      <w:autoSpaceDN/>
    </w:pPr>
    <w:rPr>
      <w:rFonts w:ascii=".AppleSystemUIFont" w:eastAsia="Times New Roman" w:hAnsi=".AppleSystemUIFont" w:cs="Times New Roman"/>
      <w:color w:val="0E0E0E"/>
      <w:sz w:val="21"/>
      <w:szCs w:val="21"/>
    </w:rPr>
  </w:style>
  <w:style w:type="paragraph" w:customStyle="1" w:styleId="p2">
    <w:name w:val="p2"/>
    <w:basedOn w:val="Normal"/>
    <w:rsid w:val="00F95D9B"/>
    <w:pPr>
      <w:widowControl/>
      <w:autoSpaceDE/>
      <w:autoSpaceDN/>
      <w:jc w:val="right"/>
    </w:pPr>
    <w:rPr>
      <w:rFonts w:ascii=".AppleSystemUIFont" w:eastAsia="Times New Roman" w:hAnsi=".AppleSystemUIFont" w:cs="Times New Roman"/>
      <w:color w:val="0E0E0E"/>
      <w:sz w:val="21"/>
      <w:szCs w:val="21"/>
    </w:rPr>
  </w:style>
  <w:style w:type="paragraph" w:customStyle="1" w:styleId="p3">
    <w:name w:val="p3"/>
    <w:basedOn w:val="Normal"/>
    <w:rsid w:val="00F95D9B"/>
    <w:pPr>
      <w:widowControl/>
      <w:autoSpaceDE/>
      <w:autoSpaceDN/>
      <w:spacing w:before="180"/>
      <w:ind w:left="315" w:hanging="315"/>
      <w:jc w:val="right"/>
    </w:pPr>
    <w:rPr>
      <w:rFonts w:ascii=".AppleSystemUIFont" w:eastAsia="Times New Roman" w:hAnsi=".AppleSystemUIFont" w:cs="Times New Roman"/>
      <w:color w:val="0E0E0E"/>
      <w:sz w:val="21"/>
      <w:szCs w:val="21"/>
    </w:rPr>
  </w:style>
  <w:style w:type="character" w:customStyle="1" w:styleId="apple-tab-span">
    <w:name w:val="apple-tab-span"/>
    <w:basedOn w:val="DefaultParagraphFont"/>
    <w:rsid w:val="00F95D9B"/>
  </w:style>
  <w:style w:type="character" w:customStyle="1" w:styleId="s1">
    <w:name w:val="s1"/>
    <w:basedOn w:val="DefaultParagraphFont"/>
    <w:rsid w:val="007570E6"/>
  </w:style>
  <w:style w:type="character" w:customStyle="1" w:styleId="Heading2Char">
    <w:name w:val="Heading 2 Char"/>
    <w:basedOn w:val="DefaultParagraphFont"/>
    <w:link w:val="Heading2"/>
    <w:uiPriority w:val="9"/>
    <w:semiHidden/>
    <w:rsid w:val="00AA4F03"/>
    <w:rPr>
      <w:rFonts w:asciiTheme="majorHAnsi" w:eastAsiaTheme="majorEastAsia" w:hAnsiTheme="majorHAnsi" w:cstheme="majorBidi"/>
      <w:color w:val="365F91" w:themeColor="accent1" w:themeShade="BF"/>
      <w:sz w:val="26"/>
      <w:szCs w:val="26"/>
    </w:rPr>
  </w:style>
  <w:style w:type="character" w:customStyle="1" w:styleId="s2">
    <w:name w:val="s2"/>
    <w:basedOn w:val="DefaultParagraphFont"/>
    <w:rsid w:val="00AA4F03"/>
  </w:style>
  <w:style w:type="paragraph" w:customStyle="1" w:styleId="p4">
    <w:name w:val="p4"/>
    <w:basedOn w:val="Normal"/>
    <w:rsid w:val="00AA4F03"/>
    <w:pPr>
      <w:widowControl/>
      <w:autoSpaceDE/>
      <w:autoSpaceDN/>
      <w:spacing w:before="100" w:beforeAutospacing="1" w:after="100" w:afterAutospacing="1"/>
    </w:pPr>
    <w:rPr>
      <w:rFonts w:ascii="Times New Roman" w:eastAsia="Times New Roman" w:hAnsi="Times New Roman" w:cs="Times New Roman"/>
      <w:sz w:val="24"/>
      <w:szCs w:val="24"/>
    </w:rPr>
  </w:style>
  <w:style w:type="paragraph" w:customStyle="1" w:styleId="p5">
    <w:name w:val="p5"/>
    <w:basedOn w:val="Normal"/>
    <w:rsid w:val="00AA4F03"/>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customStyle="1" w:styleId="s3">
    <w:name w:val="s3"/>
    <w:basedOn w:val="DefaultParagraphFont"/>
    <w:rsid w:val="006B08B2"/>
  </w:style>
  <w:style w:type="character" w:customStyle="1" w:styleId="Heading3Char">
    <w:name w:val="Heading 3 Char"/>
    <w:basedOn w:val="DefaultParagraphFont"/>
    <w:link w:val="Heading3"/>
    <w:uiPriority w:val="9"/>
    <w:rsid w:val="00B530C4"/>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4027118">
      <w:bodyDiv w:val="1"/>
      <w:marLeft w:val="0"/>
      <w:marRight w:val="0"/>
      <w:marTop w:val="0"/>
      <w:marBottom w:val="0"/>
      <w:divBdr>
        <w:top w:val="none" w:sz="0" w:space="0" w:color="auto"/>
        <w:left w:val="none" w:sz="0" w:space="0" w:color="auto"/>
        <w:bottom w:val="none" w:sz="0" w:space="0" w:color="auto"/>
        <w:right w:val="none" w:sz="0" w:space="0" w:color="auto"/>
      </w:divBdr>
    </w:div>
    <w:div w:id="742141984">
      <w:bodyDiv w:val="1"/>
      <w:marLeft w:val="0"/>
      <w:marRight w:val="0"/>
      <w:marTop w:val="0"/>
      <w:marBottom w:val="0"/>
      <w:divBdr>
        <w:top w:val="none" w:sz="0" w:space="0" w:color="auto"/>
        <w:left w:val="none" w:sz="0" w:space="0" w:color="auto"/>
        <w:bottom w:val="none" w:sz="0" w:space="0" w:color="auto"/>
        <w:right w:val="none" w:sz="0" w:space="0" w:color="auto"/>
      </w:divBdr>
    </w:div>
    <w:div w:id="861165777">
      <w:bodyDiv w:val="1"/>
      <w:marLeft w:val="0"/>
      <w:marRight w:val="0"/>
      <w:marTop w:val="0"/>
      <w:marBottom w:val="0"/>
      <w:divBdr>
        <w:top w:val="none" w:sz="0" w:space="0" w:color="auto"/>
        <w:left w:val="none" w:sz="0" w:space="0" w:color="auto"/>
        <w:bottom w:val="none" w:sz="0" w:space="0" w:color="auto"/>
        <w:right w:val="none" w:sz="0" w:space="0" w:color="auto"/>
      </w:divBdr>
    </w:div>
    <w:div w:id="1132552255">
      <w:bodyDiv w:val="1"/>
      <w:marLeft w:val="0"/>
      <w:marRight w:val="0"/>
      <w:marTop w:val="0"/>
      <w:marBottom w:val="0"/>
      <w:divBdr>
        <w:top w:val="none" w:sz="0" w:space="0" w:color="auto"/>
        <w:left w:val="none" w:sz="0" w:space="0" w:color="auto"/>
        <w:bottom w:val="none" w:sz="0" w:space="0" w:color="auto"/>
        <w:right w:val="none" w:sz="0" w:space="0" w:color="auto"/>
      </w:divBdr>
    </w:div>
    <w:div w:id="1308902212">
      <w:bodyDiv w:val="1"/>
      <w:marLeft w:val="0"/>
      <w:marRight w:val="0"/>
      <w:marTop w:val="0"/>
      <w:marBottom w:val="0"/>
      <w:divBdr>
        <w:top w:val="none" w:sz="0" w:space="0" w:color="auto"/>
        <w:left w:val="none" w:sz="0" w:space="0" w:color="auto"/>
        <w:bottom w:val="none" w:sz="0" w:space="0" w:color="auto"/>
        <w:right w:val="none" w:sz="0" w:space="0" w:color="auto"/>
      </w:divBdr>
    </w:div>
    <w:div w:id="1526021058">
      <w:bodyDiv w:val="1"/>
      <w:marLeft w:val="0"/>
      <w:marRight w:val="0"/>
      <w:marTop w:val="0"/>
      <w:marBottom w:val="0"/>
      <w:divBdr>
        <w:top w:val="none" w:sz="0" w:space="0" w:color="auto"/>
        <w:left w:val="none" w:sz="0" w:space="0" w:color="auto"/>
        <w:bottom w:val="none" w:sz="0" w:space="0" w:color="auto"/>
        <w:right w:val="none" w:sz="0" w:space="0" w:color="auto"/>
      </w:divBdr>
    </w:div>
    <w:div w:id="1760517592">
      <w:bodyDiv w:val="1"/>
      <w:marLeft w:val="0"/>
      <w:marRight w:val="0"/>
      <w:marTop w:val="0"/>
      <w:marBottom w:val="0"/>
      <w:divBdr>
        <w:top w:val="none" w:sz="0" w:space="0" w:color="auto"/>
        <w:left w:val="none" w:sz="0" w:space="0" w:color="auto"/>
        <w:bottom w:val="none" w:sz="0" w:space="0" w:color="auto"/>
        <w:right w:val="none" w:sz="0" w:space="0" w:color="auto"/>
      </w:divBdr>
      <w:divsChild>
        <w:div w:id="1853106089">
          <w:marLeft w:val="0"/>
          <w:marRight w:val="0"/>
          <w:marTop w:val="0"/>
          <w:marBottom w:val="0"/>
          <w:divBdr>
            <w:top w:val="none" w:sz="0" w:space="0" w:color="auto"/>
            <w:left w:val="none" w:sz="0" w:space="0" w:color="auto"/>
            <w:bottom w:val="none" w:sz="0" w:space="0" w:color="auto"/>
            <w:right w:val="none" w:sz="0" w:space="0" w:color="auto"/>
          </w:divBdr>
        </w:div>
        <w:div w:id="485978511">
          <w:marLeft w:val="0"/>
          <w:marRight w:val="0"/>
          <w:marTop w:val="0"/>
          <w:marBottom w:val="0"/>
          <w:divBdr>
            <w:top w:val="none" w:sz="0" w:space="0" w:color="auto"/>
            <w:left w:val="none" w:sz="0" w:space="0" w:color="auto"/>
            <w:bottom w:val="none" w:sz="0" w:space="0" w:color="auto"/>
            <w:right w:val="none" w:sz="0" w:space="0" w:color="auto"/>
          </w:divBdr>
        </w:div>
        <w:div w:id="849415086">
          <w:marLeft w:val="0"/>
          <w:marRight w:val="0"/>
          <w:marTop w:val="0"/>
          <w:marBottom w:val="0"/>
          <w:divBdr>
            <w:top w:val="none" w:sz="0" w:space="0" w:color="auto"/>
            <w:left w:val="none" w:sz="0" w:space="0" w:color="auto"/>
            <w:bottom w:val="none" w:sz="0" w:space="0" w:color="auto"/>
            <w:right w:val="none" w:sz="0" w:space="0" w:color="auto"/>
          </w:divBdr>
        </w:div>
        <w:div w:id="648361931">
          <w:marLeft w:val="0"/>
          <w:marRight w:val="0"/>
          <w:marTop w:val="0"/>
          <w:marBottom w:val="0"/>
          <w:divBdr>
            <w:top w:val="none" w:sz="0" w:space="0" w:color="auto"/>
            <w:left w:val="none" w:sz="0" w:space="0" w:color="auto"/>
            <w:bottom w:val="none" w:sz="0" w:space="0" w:color="auto"/>
            <w:right w:val="none" w:sz="0" w:space="0" w:color="auto"/>
          </w:divBdr>
        </w:div>
        <w:div w:id="279848274">
          <w:marLeft w:val="0"/>
          <w:marRight w:val="0"/>
          <w:marTop w:val="0"/>
          <w:marBottom w:val="0"/>
          <w:divBdr>
            <w:top w:val="none" w:sz="0" w:space="0" w:color="auto"/>
            <w:left w:val="none" w:sz="0" w:space="0" w:color="auto"/>
            <w:bottom w:val="none" w:sz="0" w:space="0" w:color="auto"/>
            <w:right w:val="none" w:sz="0" w:space="0" w:color="auto"/>
          </w:divBdr>
        </w:div>
        <w:div w:id="1078749451">
          <w:marLeft w:val="0"/>
          <w:marRight w:val="0"/>
          <w:marTop w:val="0"/>
          <w:marBottom w:val="0"/>
          <w:divBdr>
            <w:top w:val="none" w:sz="0" w:space="0" w:color="auto"/>
            <w:left w:val="none" w:sz="0" w:space="0" w:color="auto"/>
            <w:bottom w:val="none" w:sz="0" w:space="0" w:color="auto"/>
            <w:right w:val="none" w:sz="0" w:space="0" w:color="auto"/>
          </w:divBdr>
        </w:div>
        <w:div w:id="1676762121">
          <w:marLeft w:val="0"/>
          <w:marRight w:val="0"/>
          <w:marTop w:val="0"/>
          <w:marBottom w:val="0"/>
          <w:divBdr>
            <w:top w:val="none" w:sz="0" w:space="0" w:color="auto"/>
            <w:left w:val="none" w:sz="0" w:space="0" w:color="auto"/>
            <w:bottom w:val="none" w:sz="0" w:space="0" w:color="auto"/>
            <w:right w:val="none" w:sz="0" w:space="0" w:color="auto"/>
          </w:divBdr>
        </w:div>
        <w:div w:id="1648245803">
          <w:marLeft w:val="0"/>
          <w:marRight w:val="0"/>
          <w:marTop w:val="0"/>
          <w:marBottom w:val="0"/>
          <w:divBdr>
            <w:top w:val="none" w:sz="0" w:space="0" w:color="auto"/>
            <w:left w:val="none" w:sz="0" w:space="0" w:color="auto"/>
            <w:bottom w:val="none" w:sz="0" w:space="0" w:color="auto"/>
            <w:right w:val="none" w:sz="0" w:space="0" w:color="auto"/>
          </w:divBdr>
        </w:div>
        <w:div w:id="1212226556">
          <w:marLeft w:val="0"/>
          <w:marRight w:val="0"/>
          <w:marTop w:val="0"/>
          <w:marBottom w:val="0"/>
          <w:divBdr>
            <w:top w:val="none" w:sz="0" w:space="0" w:color="auto"/>
            <w:left w:val="none" w:sz="0" w:space="0" w:color="auto"/>
            <w:bottom w:val="none" w:sz="0" w:space="0" w:color="auto"/>
            <w:right w:val="none" w:sz="0" w:space="0" w:color="auto"/>
          </w:divBdr>
        </w:div>
        <w:div w:id="357662682">
          <w:marLeft w:val="0"/>
          <w:marRight w:val="0"/>
          <w:marTop w:val="0"/>
          <w:marBottom w:val="0"/>
          <w:divBdr>
            <w:top w:val="none" w:sz="0" w:space="0" w:color="auto"/>
            <w:left w:val="none" w:sz="0" w:space="0" w:color="auto"/>
            <w:bottom w:val="none" w:sz="0" w:space="0" w:color="auto"/>
            <w:right w:val="none" w:sz="0" w:space="0" w:color="auto"/>
          </w:divBdr>
        </w:div>
        <w:div w:id="1970432914">
          <w:marLeft w:val="0"/>
          <w:marRight w:val="0"/>
          <w:marTop w:val="0"/>
          <w:marBottom w:val="0"/>
          <w:divBdr>
            <w:top w:val="none" w:sz="0" w:space="0" w:color="auto"/>
            <w:left w:val="none" w:sz="0" w:space="0" w:color="auto"/>
            <w:bottom w:val="none" w:sz="0" w:space="0" w:color="auto"/>
            <w:right w:val="none" w:sz="0" w:space="0" w:color="auto"/>
          </w:divBdr>
        </w:div>
        <w:div w:id="1425833404">
          <w:marLeft w:val="0"/>
          <w:marRight w:val="0"/>
          <w:marTop w:val="0"/>
          <w:marBottom w:val="0"/>
          <w:divBdr>
            <w:top w:val="none" w:sz="0" w:space="0" w:color="auto"/>
            <w:left w:val="none" w:sz="0" w:space="0" w:color="auto"/>
            <w:bottom w:val="none" w:sz="0" w:space="0" w:color="auto"/>
            <w:right w:val="none" w:sz="0" w:space="0" w:color="auto"/>
          </w:divBdr>
        </w:div>
        <w:div w:id="1211961199">
          <w:marLeft w:val="0"/>
          <w:marRight w:val="0"/>
          <w:marTop w:val="0"/>
          <w:marBottom w:val="0"/>
          <w:divBdr>
            <w:top w:val="none" w:sz="0" w:space="0" w:color="auto"/>
            <w:left w:val="none" w:sz="0" w:space="0" w:color="auto"/>
            <w:bottom w:val="none" w:sz="0" w:space="0" w:color="auto"/>
            <w:right w:val="none" w:sz="0" w:space="0" w:color="auto"/>
          </w:divBdr>
        </w:div>
        <w:div w:id="323438177">
          <w:marLeft w:val="0"/>
          <w:marRight w:val="0"/>
          <w:marTop w:val="0"/>
          <w:marBottom w:val="0"/>
          <w:divBdr>
            <w:top w:val="none" w:sz="0" w:space="0" w:color="auto"/>
            <w:left w:val="none" w:sz="0" w:space="0" w:color="auto"/>
            <w:bottom w:val="none" w:sz="0" w:space="0" w:color="auto"/>
            <w:right w:val="none" w:sz="0" w:space="0" w:color="auto"/>
          </w:divBdr>
        </w:div>
        <w:div w:id="444038237">
          <w:marLeft w:val="0"/>
          <w:marRight w:val="0"/>
          <w:marTop w:val="0"/>
          <w:marBottom w:val="0"/>
          <w:divBdr>
            <w:top w:val="none" w:sz="0" w:space="0" w:color="auto"/>
            <w:left w:val="none" w:sz="0" w:space="0" w:color="auto"/>
            <w:bottom w:val="none" w:sz="0" w:space="0" w:color="auto"/>
            <w:right w:val="none" w:sz="0" w:space="0" w:color="auto"/>
          </w:divBdr>
        </w:div>
        <w:div w:id="901909333">
          <w:marLeft w:val="0"/>
          <w:marRight w:val="0"/>
          <w:marTop w:val="0"/>
          <w:marBottom w:val="0"/>
          <w:divBdr>
            <w:top w:val="none" w:sz="0" w:space="0" w:color="auto"/>
            <w:left w:val="none" w:sz="0" w:space="0" w:color="auto"/>
            <w:bottom w:val="none" w:sz="0" w:space="0" w:color="auto"/>
            <w:right w:val="none" w:sz="0" w:space="0" w:color="auto"/>
          </w:divBdr>
        </w:div>
        <w:div w:id="1435006920">
          <w:marLeft w:val="0"/>
          <w:marRight w:val="0"/>
          <w:marTop w:val="0"/>
          <w:marBottom w:val="0"/>
          <w:divBdr>
            <w:top w:val="none" w:sz="0" w:space="0" w:color="auto"/>
            <w:left w:val="none" w:sz="0" w:space="0" w:color="auto"/>
            <w:bottom w:val="none" w:sz="0" w:space="0" w:color="auto"/>
            <w:right w:val="none" w:sz="0" w:space="0" w:color="auto"/>
          </w:divBdr>
        </w:div>
        <w:div w:id="1616331145">
          <w:marLeft w:val="0"/>
          <w:marRight w:val="0"/>
          <w:marTop w:val="0"/>
          <w:marBottom w:val="0"/>
          <w:divBdr>
            <w:top w:val="none" w:sz="0" w:space="0" w:color="auto"/>
            <w:left w:val="none" w:sz="0" w:space="0" w:color="auto"/>
            <w:bottom w:val="none" w:sz="0" w:space="0" w:color="auto"/>
            <w:right w:val="none" w:sz="0" w:space="0" w:color="auto"/>
          </w:divBdr>
        </w:div>
        <w:div w:id="817185782">
          <w:marLeft w:val="0"/>
          <w:marRight w:val="0"/>
          <w:marTop w:val="0"/>
          <w:marBottom w:val="0"/>
          <w:divBdr>
            <w:top w:val="none" w:sz="0" w:space="0" w:color="auto"/>
            <w:left w:val="none" w:sz="0" w:space="0" w:color="auto"/>
            <w:bottom w:val="none" w:sz="0" w:space="0" w:color="auto"/>
            <w:right w:val="none" w:sz="0" w:space="0" w:color="auto"/>
          </w:divBdr>
        </w:div>
        <w:div w:id="1320767491">
          <w:marLeft w:val="0"/>
          <w:marRight w:val="0"/>
          <w:marTop w:val="0"/>
          <w:marBottom w:val="0"/>
          <w:divBdr>
            <w:top w:val="none" w:sz="0" w:space="0" w:color="auto"/>
            <w:left w:val="none" w:sz="0" w:space="0" w:color="auto"/>
            <w:bottom w:val="none" w:sz="0" w:space="0" w:color="auto"/>
            <w:right w:val="none" w:sz="0" w:space="0" w:color="auto"/>
          </w:divBdr>
        </w:div>
        <w:div w:id="838034591">
          <w:marLeft w:val="0"/>
          <w:marRight w:val="0"/>
          <w:marTop w:val="0"/>
          <w:marBottom w:val="0"/>
          <w:divBdr>
            <w:top w:val="none" w:sz="0" w:space="0" w:color="auto"/>
            <w:left w:val="none" w:sz="0" w:space="0" w:color="auto"/>
            <w:bottom w:val="none" w:sz="0" w:space="0" w:color="auto"/>
            <w:right w:val="none" w:sz="0" w:space="0" w:color="auto"/>
          </w:divBdr>
        </w:div>
        <w:div w:id="1373503607">
          <w:marLeft w:val="0"/>
          <w:marRight w:val="0"/>
          <w:marTop w:val="0"/>
          <w:marBottom w:val="0"/>
          <w:divBdr>
            <w:top w:val="none" w:sz="0" w:space="0" w:color="auto"/>
            <w:left w:val="none" w:sz="0" w:space="0" w:color="auto"/>
            <w:bottom w:val="none" w:sz="0" w:space="0" w:color="auto"/>
            <w:right w:val="none" w:sz="0" w:space="0" w:color="auto"/>
          </w:divBdr>
        </w:div>
        <w:div w:id="532309659">
          <w:marLeft w:val="0"/>
          <w:marRight w:val="0"/>
          <w:marTop w:val="0"/>
          <w:marBottom w:val="0"/>
          <w:divBdr>
            <w:top w:val="none" w:sz="0" w:space="0" w:color="auto"/>
            <w:left w:val="none" w:sz="0" w:space="0" w:color="auto"/>
            <w:bottom w:val="none" w:sz="0" w:space="0" w:color="auto"/>
            <w:right w:val="none" w:sz="0" w:space="0" w:color="auto"/>
          </w:divBdr>
          <w:divsChild>
            <w:div w:id="1351491267">
              <w:marLeft w:val="0"/>
              <w:marRight w:val="0"/>
              <w:marTop w:val="0"/>
              <w:marBottom w:val="0"/>
              <w:divBdr>
                <w:top w:val="none" w:sz="0" w:space="0" w:color="auto"/>
                <w:left w:val="none" w:sz="0" w:space="0" w:color="auto"/>
                <w:bottom w:val="none" w:sz="0" w:space="0" w:color="auto"/>
                <w:right w:val="none" w:sz="0" w:space="0" w:color="auto"/>
              </w:divBdr>
            </w:div>
            <w:div w:id="833881402">
              <w:marLeft w:val="0"/>
              <w:marRight w:val="0"/>
              <w:marTop w:val="0"/>
              <w:marBottom w:val="0"/>
              <w:divBdr>
                <w:top w:val="none" w:sz="0" w:space="0" w:color="auto"/>
                <w:left w:val="none" w:sz="0" w:space="0" w:color="auto"/>
                <w:bottom w:val="none" w:sz="0" w:space="0" w:color="auto"/>
                <w:right w:val="none" w:sz="0" w:space="0" w:color="auto"/>
              </w:divBdr>
            </w:div>
            <w:div w:id="449323642">
              <w:marLeft w:val="0"/>
              <w:marRight w:val="0"/>
              <w:marTop w:val="0"/>
              <w:marBottom w:val="0"/>
              <w:divBdr>
                <w:top w:val="none" w:sz="0" w:space="0" w:color="auto"/>
                <w:left w:val="none" w:sz="0" w:space="0" w:color="auto"/>
                <w:bottom w:val="none" w:sz="0" w:space="0" w:color="auto"/>
                <w:right w:val="none" w:sz="0" w:space="0" w:color="auto"/>
              </w:divBdr>
            </w:div>
            <w:div w:id="1151675809">
              <w:marLeft w:val="0"/>
              <w:marRight w:val="0"/>
              <w:marTop w:val="0"/>
              <w:marBottom w:val="0"/>
              <w:divBdr>
                <w:top w:val="none" w:sz="0" w:space="0" w:color="auto"/>
                <w:left w:val="none" w:sz="0" w:space="0" w:color="auto"/>
                <w:bottom w:val="none" w:sz="0" w:space="0" w:color="auto"/>
                <w:right w:val="none" w:sz="0" w:space="0" w:color="auto"/>
              </w:divBdr>
            </w:div>
            <w:div w:id="287442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276499">
      <w:bodyDiv w:val="1"/>
      <w:marLeft w:val="0"/>
      <w:marRight w:val="0"/>
      <w:marTop w:val="0"/>
      <w:marBottom w:val="0"/>
      <w:divBdr>
        <w:top w:val="none" w:sz="0" w:space="0" w:color="auto"/>
        <w:left w:val="none" w:sz="0" w:space="0" w:color="auto"/>
        <w:bottom w:val="none" w:sz="0" w:space="0" w:color="auto"/>
        <w:right w:val="none" w:sz="0" w:space="0" w:color="auto"/>
      </w:divBdr>
      <w:divsChild>
        <w:div w:id="308942810">
          <w:marLeft w:val="0"/>
          <w:marRight w:val="0"/>
          <w:marTop w:val="0"/>
          <w:marBottom w:val="0"/>
          <w:divBdr>
            <w:top w:val="none" w:sz="0" w:space="0" w:color="auto"/>
            <w:left w:val="none" w:sz="0" w:space="0" w:color="auto"/>
            <w:bottom w:val="none" w:sz="0" w:space="0" w:color="auto"/>
            <w:right w:val="none" w:sz="0" w:space="0" w:color="auto"/>
          </w:divBdr>
        </w:div>
        <w:div w:id="57361081">
          <w:marLeft w:val="0"/>
          <w:marRight w:val="0"/>
          <w:marTop w:val="0"/>
          <w:marBottom w:val="0"/>
          <w:divBdr>
            <w:top w:val="none" w:sz="0" w:space="0" w:color="auto"/>
            <w:left w:val="none" w:sz="0" w:space="0" w:color="auto"/>
            <w:bottom w:val="none" w:sz="0" w:space="0" w:color="auto"/>
            <w:right w:val="none" w:sz="0" w:space="0" w:color="auto"/>
          </w:divBdr>
        </w:div>
        <w:div w:id="1610311295">
          <w:marLeft w:val="0"/>
          <w:marRight w:val="0"/>
          <w:marTop w:val="0"/>
          <w:marBottom w:val="0"/>
          <w:divBdr>
            <w:top w:val="none" w:sz="0" w:space="0" w:color="auto"/>
            <w:left w:val="none" w:sz="0" w:space="0" w:color="auto"/>
            <w:bottom w:val="none" w:sz="0" w:space="0" w:color="auto"/>
            <w:right w:val="none" w:sz="0" w:space="0" w:color="auto"/>
          </w:divBdr>
        </w:div>
        <w:div w:id="873928243">
          <w:marLeft w:val="0"/>
          <w:marRight w:val="0"/>
          <w:marTop w:val="0"/>
          <w:marBottom w:val="0"/>
          <w:divBdr>
            <w:top w:val="none" w:sz="0" w:space="0" w:color="auto"/>
            <w:left w:val="none" w:sz="0" w:space="0" w:color="auto"/>
            <w:bottom w:val="none" w:sz="0" w:space="0" w:color="auto"/>
            <w:right w:val="none" w:sz="0" w:space="0" w:color="auto"/>
          </w:divBdr>
        </w:div>
        <w:div w:id="738985227">
          <w:marLeft w:val="0"/>
          <w:marRight w:val="0"/>
          <w:marTop w:val="0"/>
          <w:marBottom w:val="0"/>
          <w:divBdr>
            <w:top w:val="none" w:sz="0" w:space="0" w:color="auto"/>
            <w:left w:val="none" w:sz="0" w:space="0" w:color="auto"/>
            <w:bottom w:val="none" w:sz="0" w:space="0" w:color="auto"/>
            <w:right w:val="none" w:sz="0" w:space="0" w:color="auto"/>
          </w:divBdr>
        </w:div>
        <w:div w:id="1881747680">
          <w:marLeft w:val="0"/>
          <w:marRight w:val="0"/>
          <w:marTop w:val="0"/>
          <w:marBottom w:val="0"/>
          <w:divBdr>
            <w:top w:val="none" w:sz="0" w:space="0" w:color="auto"/>
            <w:left w:val="none" w:sz="0" w:space="0" w:color="auto"/>
            <w:bottom w:val="none" w:sz="0" w:space="0" w:color="auto"/>
            <w:right w:val="none" w:sz="0" w:space="0" w:color="auto"/>
          </w:divBdr>
        </w:div>
        <w:div w:id="606235092">
          <w:marLeft w:val="0"/>
          <w:marRight w:val="0"/>
          <w:marTop w:val="0"/>
          <w:marBottom w:val="0"/>
          <w:divBdr>
            <w:top w:val="none" w:sz="0" w:space="0" w:color="auto"/>
            <w:left w:val="none" w:sz="0" w:space="0" w:color="auto"/>
            <w:bottom w:val="none" w:sz="0" w:space="0" w:color="auto"/>
            <w:right w:val="none" w:sz="0" w:space="0" w:color="auto"/>
          </w:divBdr>
        </w:div>
        <w:div w:id="519513698">
          <w:marLeft w:val="0"/>
          <w:marRight w:val="0"/>
          <w:marTop w:val="0"/>
          <w:marBottom w:val="0"/>
          <w:divBdr>
            <w:top w:val="none" w:sz="0" w:space="0" w:color="auto"/>
            <w:left w:val="none" w:sz="0" w:space="0" w:color="auto"/>
            <w:bottom w:val="none" w:sz="0" w:space="0" w:color="auto"/>
            <w:right w:val="none" w:sz="0" w:space="0" w:color="auto"/>
          </w:divBdr>
        </w:div>
        <w:div w:id="93213614">
          <w:marLeft w:val="0"/>
          <w:marRight w:val="0"/>
          <w:marTop w:val="0"/>
          <w:marBottom w:val="0"/>
          <w:divBdr>
            <w:top w:val="none" w:sz="0" w:space="0" w:color="auto"/>
            <w:left w:val="none" w:sz="0" w:space="0" w:color="auto"/>
            <w:bottom w:val="none" w:sz="0" w:space="0" w:color="auto"/>
            <w:right w:val="none" w:sz="0" w:space="0" w:color="auto"/>
          </w:divBdr>
        </w:div>
        <w:div w:id="1470515167">
          <w:marLeft w:val="0"/>
          <w:marRight w:val="0"/>
          <w:marTop w:val="0"/>
          <w:marBottom w:val="0"/>
          <w:divBdr>
            <w:top w:val="none" w:sz="0" w:space="0" w:color="auto"/>
            <w:left w:val="none" w:sz="0" w:space="0" w:color="auto"/>
            <w:bottom w:val="none" w:sz="0" w:space="0" w:color="auto"/>
            <w:right w:val="none" w:sz="0" w:space="0" w:color="auto"/>
          </w:divBdr>
        </w:div>
        <w:div w:id="1393456456">
          <w:marLeft w:val="0"/>
          <w:marRight w:val="0"/>
          <w:marTop w:val="0"/>
          <w:marBottom w:val="0"/>
          <w:divBdr>
            <w:top w:val="none" w:sz="0" w:space="0" w:color="auto"/>
            <w:left w:val="none" w:sz="0" w:space="0" w:color="auto"/>
            <w:bottom w:val="none" w:sz="0" w:space="0" w:color="auto"/>
            <w:right w:val="none" w:sz="0" w:space="0" w:color="auto"/>
          </w:divBdr>
        </w:div>
        <w:div w:id="1829832424">
          <w:marLeft w:val="0"/>
          <w:marRight w:val="0"/>
          <w:marTop w:val="0"/>
          <w:marBottom w:val="0"/>
          <w:divBdr>
            <w:top w:val="none" w:sz="0" w:space="0" w:color="auto"/>
            <w:left w:val="none" w:sz="0" w:space="0" w:color="auto"/>
            <w:bottom w:val="none" w:sz="0" w:space="0" w:color="auto"/>
            <w:right w:val="none" w:sz="0" w:space="0" w:color="auto"/>
          </w:divBdr>
        </w:div>
        <w:div w:id="1943419595">
          <w:marLeft w:val="0"/>
          <w:marRight w:val="0"/>
          <w:marTop w:val="0"/>
          <w:marBottom w:val="0"/>
          <w:divBdr>
            <w:top w:val="none" w:sz="0" w:space="0" w:color="auto"/>
            <w:left w:val="none" w:sz="0" w:space="0" w:color="auto"/>
            <w:bottom w:val="none" w:sz="0" w:space="0" w:color="auto"/>
            <w:right w:val="none" w:sz="0" w:space="0" w:color="auto"/>
          </w:divBdr>
        </w:div>
        <w:div w:id="248661491">
          <w:marLeft w:val="0"/>
          <w:marRight w:val="0"/>
          <w:marTop w:val="0"/>
          <w:marBottom w:val="0"/>
          <w:divBdr>
            <w:top w:val="none" w:sz="0" w:space="0" w:color="auto"/>
            <w:left w:val="none" w:sz="0" w:space="0" w:color="auto"/>
            <w:bottom w:val="none" w:sz="0" w:space="0" w:color="auto"/>
            <w:right w:val="none" w:sz="0" w:space="0" w:color="auto"/>
          </w:divBdr>
        </w:div>
        <w:div w:id="386029217">
          <w:marLeft w:val="0"/>
          <w:marRight w:val="0"/>
          <w:marTop w:val="0"/>
          <w:marBottom w:val="0"/>
          <w:divBdr>
            <w:top w:val="none" w:sz="0" w:space="0" w:color="auto"/>
            <w:left w:val="none" w:sz="0" w:space="0" w:color="auto"/>
            <w:bottom w:val="none" w:sz="0" w:space="0" w:color="auto"/>
            <w:right w:val="none" w:sz="0" w:space="0" w:color="auto"/>
          </w:divBdr>
        </w:div>
        <w:div w:id="307636592">
          <w:marLeft w:val="0"/>
          <w:marRight w:val="0"/>
          <w:marTop w:val="0"/>
          <w:marBottom w:val="0"/>
          <w:divBdr>
            <w:top w:val="none" w:sz="0" w:space="0" w:color="auto"/>
            <w:left w:val="none" w:sz="0" w:space="0" w:color="auto"/>
            <w:bottom w:val="none" w:sz="0" w:space="0" w:color="auto"/>
            <w:right w:val="none" w:sz="0" w:space="0" w:color="auto"/>
          </w:divBdr>
        </w:div>
        <w:div w:id="900752203">
          <w:marLeft w:val="0"/>
          <w:marRight w:val="0"/>
          <w:marTop w:val="0"/>
          <w:marBottom w:val="0"/>
          <w:divBdr>
            <w:top w:val="none" w:sz="0" w:space="0" w:color="auto"/>
            <w:left w:val="none" w:sz="0" w:space="0" w:color="auto"/>
            <w:bottom w:val="none" w:sz="0" w:space="0" w:color="auto"/>
            <w:right w:val="none" w:sz="0" w:space="0" w:color="auto"/>
          </w:divBdr>
        </w:div>
        <w:div w:id="1506439404">
          <w:marLeft w:val="0"/>
          <w:marRight w:val="0"/>
          <w:marTop w:val="0"/>
          <w:marBottom w:val="0"/>
          <w:divBdr>
            <w:top w:val="none" w:sz="0" w:space="0" w:color="auto"/>
            <w:left w:val="none" w:sz="0" w:space="0" w:color="auto"/>
            <w:bottom w:val="none" w:sz="0" w:space="0" w:color="auto"/>
            <w:right w:val="none" w:sz="0" w:space="0" w:color="auto"/>
          </w:divBdr>
        </w:div>
        <w:div w:id="950013311">
          <w:marLeft w:val="0"/>
          <w:marRight w:val="0"/>
          <w:marTop w:val="0"/>
          <w:marBottom w:val="0"/>
          <w:divBdr>
            <w:top w:val="none" w:sz="0" w:space="0" w:color="auto"/>
            <w:left w:val="none" w:sz="0" w:space="0" w:color="auto"/>
            <w:bottom w:val="none" w:sz="0" w:space="0" w:color="auto"/>
            <w:right w:val="none" w:sz="0" w:space="0" w:color="auto"/>
          </w:divBdr>
        </w:div>
        <w:div w:id="1223565585">
          <w:marLeft w:val="0"/>
          <w:marRight w:val="0"/>
          <w:marTop w:val="0"/>
          <w:marBottom w:val="0"/>
          <w:divBdr>
            <w:top w:val="none" w:sz="0" w:space="0" w:color="auto"/>
            <w:left w:val="none" w:sz="0" w:space="0" w:color="auto"/>
            <w:bottom w:val="none" w:sz="0" w:space="0" w:color="auto"/>
            <w:right w:val="none" w:sz="0" w:space="0" w:color="auto"/>
          </w:divBdr>
        </w:div>
        <w:div w:id="495342762">
          <w:marLeft w:val="0"/>
          <w:marRight w:val="0"/>
          <w:marTop w:val="0"/>
          <w:marBottom w:val="0"/>
          <w:divBdr>
            <w:top w:val="none" w:sz="0" w:space="0" w:color="auto"/>
            <w:left w:val="none" w:sz="0" w:space="0" w:color="auto"/>
            <w:bottom w:val="none" w:sz="0" w:space="0" w:color="auto"/>
            <w:right w:val="none" w:sz="0" w:space="0" w:color="auto"/>
          </w:divBdr>
        </w:div>
        <w:div w:id="602226903">
          <w:marLeft w:val="0"/>
          <w:marRight w:val="0"/>
          <w:marTop w:val="0"/>
          <w:marBottom w:val="0"/>
          <w:divBdr>
            <w:top w:val="none" w:sz="0" w:space="0" w:color="auto"/>
            <w:left w:val="none" w:sz="0" w:space="0" w:color="auto"/>
            <w:bottom w:val="none" w:sz="0" w:space="0" w:color="auto"/>
            <w:right w:val="none" w:sz="0" w:space="0" w:color="auto"/>
          </w:divBdr>
        </w:div>
        <w:div w:id="1965041666">
          <w:marLeft w:val="0"/>
          <w:marRight w:val="0"/>
          <w:marTop w:val="0"/>
          <w:marBottom w:val="0"/>
          <w:divBdr>
            <w:top w:val="none" w:sz="0" w:space="0" w:color="auto"/>
            <w:left w:val="none" w:sz="0" w:space="0" w:color="auto"/>
            <w:bottom w:val="none" w:sz="0" w:space="0" w:color="auto"/>
            <w:right w:val="none" w:sz="0" w:space="0" w:color="auto"/>
          </w:divBdr>
          <w:divsChild>
            <w:div w:id="180818964">
              <w:marLeft w:val="0"/>
              <w:marRight w:val="0"/>
              <w:marTop w:val="0"/>
              <w:marBottom w:val="0"/>
              <w:divBdr>
                <w:top w:val="none" w:sz="0" w:space="0" w:color="auto"/>
                <w:left w:val="none" w:sz="0" w:space="0" w:color="auto"/>
                <w:bottom w:val="none" w:sz="0" w:space="0" w:color="auto"/>
                <w:right w:val="none" w:sz="0" w:space="0" w:color="auto"/>
              </w:divBdr>
            </w:div>
            <w:div w:id="1122110887">
              <w:marLeft w:val="0"/>
              <w:marRight w:val="0"/>
              <w:marTop w:val="0"/>
              <w:marBottom w:val="0"/>
              <w:divBdr>
                <w:top w:val="none" w:sz="0" w:space="0" w:color="auto"/>
                <w:left w:val="none" w:sz="0" w:space="0" w:color="auto"/>
                <w:bottom w:val="none" w:sz="0" w:space="0" w:color="auto"/>
                <w:right w:val="none" w:sz="0" w:space="0" w:color="auto"/>
              </w:divBdr>
            </w:div>
            <w:div w:id="1174953510">
              <w:marLeft w:val="0"/>
              <w:marRight w:val="0"/>
              <w:marTop w:val="0"/>
              <w:marBottom w:val="0"/>
              <w:divBdr>
                <w:top w:val="none" w:sz="0" w:space="0" w:color="auto"/>
                <w:left w:val="none" w:sz="0" w:space="0" w:color="auto"/>
                <w:bottom w:val="none" w:sz="0" w:space="0" w:color="auto"/>
                <w:right w:val="none" w:sz="0" w:space="0" w:color="auto"/>
              </w:divBdr>
            </w:div>
            <w:div w:id="1972437266">
              <w:marLeft w:val="0"/>
              <w:marRight w:val="0"/>
              <w:marTop w:val="0"/>
              <w:marBottom w:val="0"/>
              <w:divBdr>
                <w:top w:val="none" w:sz="0" w:space="0" w:color="auto"/>
                <w:left w:val="none" w:sz="0" w:space="0" w:color="auto"/>
                <w:bottom w:val="none" w:sz="0" w:space="0" w:color="auto"/>
                <w:right w:val="none" w:sz="0" w:space="0" w:color="auto"/>
              </w:divBdr>
            </w:div>
            <w:div w:id="548565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E4E6B53806C5104686312006709FD120"/>
        <w:category>
          <w:name w:val="General"/>
          <w:gallery w:val="placeholder"/>
        </w:category>
        <w:types>
          <w:type w:val="bbPlcHdr"/>
        </w:types>
        <w:behaviors>
          <w:behavior w:val="content"/>
        </w:behaviors>
        <w:guid w:val="{22EE4DA7-E682-914C-A955-7D78DDD597E4}"/>
      </w:docPartPr>
      <w:docPartBody>
        <w:p w:rsidR="00F67BFA" w:rsidRDefault="00BD7F48" w:rsidP="00BD7F48">
          <w:pPr>
            <w:pStyle w:val="E4E6B53806C5104686312006709FD120"/>
          </w:pPr>
          <w:r>
            <w:t>[Type text]</w:t>
          </w:r>
        </w:p>
      </w:docPartBody>
    </w:docPart>
    <w:docPart>
      <w:docPartPr>
        <w:name w:val="580021243C4A7549A712E014304904FA"/>
        <w:category>
          <w:name w:val="General"/>
          <w:gallery w:val="placeholder"/>
        </w:category>
        <w:types>
          <w:type w:val="bbPlcHdr"/>
        </w:types>
        <w:behaviors>
          <w:behavior w:val="content"/>
        </w:behaviors>
        <w:guid w:val="{C011C8C5-8E78-F149-8564-B59F1BB6D9B9}"/>
      </w:docPartPr>
      <w:docPartBody>
        <w:p w:rsidR="00F67BFA" w:rsidRDefault="00BD7F48" w:rsidP="00BD7F48">
          <w:pPr>
            <w:pStyle w:val="580021243C4A7549A712E014304904FA"/>
          </w:pPr>
          <w:r>
            <w:t>[Type text]</w:t>
          </w:r>
        </w:p>
      </w:docPartBody>
    </w:docPart>
    <w:docPart>
      <w:docPartPr>
        <w:name w:val="67469277344B9F479468F1DB1858E099"/>
        <w:category>
          <w:name w:val="General"/>
          <w:gallery w:val="placeholder"/>
        </w:category>
        <w:types>
          <w:type w:val="bbPlcHdr"/>
        </w:types>
        <w:behaviors>
          <w:behavior w:val="content"/>
        </w:behaviors>
        <w:guid w:val="{99EB15D2-1E59-7249-B037-3B63FE7D45D8}"/>
      </w:docPartPr>
      <w:docPartBody>
        <w:p w:rsidR="00F67BFA" w:rsidRDefault="00BD7F48" w:rsidP="00BD7F48">
          <w:pPr>
            <w:pStyle w:val="67469277344B9F479468F1DB1858E099"/>
          </w:pPr>
          <w:r>
            <w:t>[Type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Playfair Display">
    <w:panose1 w:val="00000500000000000000"/>
    <w:charset w:val="4D"/>
    <w:family w:val="auto"/>
    <w:pitch w:val="variable"/>
    <w:sig w:usb0="20000207" w:usb1="00000000" w:usb2="00000000" w:usb3="00000000" w:csb0="00000197"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AppleSystemUIFont">
    <w:altName w:val="Cambria"/>
    <w:panose1 w:val="020B0604020202020204"/>
    <w:charset w:val="00"/>
    <w:family w:val="roman"/>
    <w:pitch w:val="default"/>
  </w:font>
  <w:font w:name="ApexSans-Medium">
    <w:altName w:val="Calibri"/>
    <w:panose1 w:val="020B0604020202020204"/>
    <w:charset w:val="4D"/>
    <w:family w:val="auto"/>
    <w:notTrueType/>
    <w:pitch w:val="variable"/>
    <w:sig w:usb0="800000AF" w:usb1="4000204A" w:usb2="00000000" w:usb3="00000000" w:csb0="0000008B" w:csb1="00000000"/>
  </w:font>
  <w:font w:name="Tahoma">
    <w:panose1 w:val="020B0604030504040204"/>
    <w:charset w:val="00"/>
    <w:family w:val="swiss"/>
    <w:pitch w:val="variable"/>
    <w:sig w:usb0="E1002EFF" w:usb1="C000605B" w:usb2="00000029" w:usb3="00000000" w:csb0="000101FF" w:csb1="00000000"/>
  </w:font>
  <w:font w:name="ApexSans-Book">
    <w:altName w:val="Calibri"/>
    <w:panose1 w:val="020B0604020202020204"/>
    <w:charset w:val="4D"/>
    <w:family w:val="auto"/>
    <w:notTrueType/>
    <w:pitch w:val="variable"/>
    <w:sig w:usb0="800000AF" w:usb1="4000204A" w:usb2="00000000" w:usb3="00000000" w:csb0="0000008B" w:csb1="00000000"/>
  </w:font>
  <w:font w:name="Apex Sans Medium">
    <w:altName w:val="Calibri"/>
    <w:panose1 w:val="020B0604020202020204"/>
    <w:charset w:val="4D"/>
    <w:family w:val="auto"/>
    <w:notTrueType/>
    <w:pitch w:val="variable"/>
    <w:sig w:usb0="800000AF" w:usb1="4000204A" w:usb2="00000000" w:usb3="00000000" w:csb0="0000008B" w:csb1="00000000"/>
  </w:font>
  <w:font w:name="MS Mincho">
    <w:altName w:val="ＭＳ 明朝"/>
    <w:panose1 w:val="02020609040205080304"/>
    <w:charset w:val="80"/>
    <w:family w:val="modern"/>
    <w:pitch w:val="fixed"/>
    <w:sig w:usb0="E00002FF" w:usb1="6AC7FDFB" w:usb2="08000012" w:usb3="00000000" w:csb0="0002009F" w:csb1="00000000"/>
  </w:font>
  <w:font w:name="Yu Mincho">
    <w:panose1 w:val="02020400000000000000"/>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3062F"/>
    <w:rsid w:val="00027FCC"/>
    <w:rsid w:val="00041737"/>
    <w:rsid w:val="000E7050"/>
    <w:rsid w:val="000F5CD9"/>
    <w:rsid w:val="00144F5E"/>
    <w:rsid w:val="00146A35"/>
    <w:rsid w:val="00184111"/>
    <w:rsid w:val="001E0AEF"/>
    <w:rsid w:val="00216C87"/>
    <w:rsid w:val="00283FFE"/>
    <w:rsid w:val="00290E8C"/>
    <w:rsid w:val="002C5794"/>
    <w:rsid w:val="002E2D5D"/>
    <w:rsid w:val="002F1E64"/>
    <w:rsid w:val="0031071A"/>
    <w:rsid w:val="00351CF2"/>
    <w:rsid w:val="00364BB1"/>
    <w:rsid w:val="00370E80"/>
    <w:rsid w:val="003A35F8"/>
    <w:rsid w:val="003A48B9"/>
    <w:rsid w:val="003C6622"/>
    <w:rsid w:val="004048E6"/>
    <w:rsid w:val="004365FC"/>
    <w:rsid w:val="0045112E"/>
    <w:rsid w:val="00456048"/>
    <w:rsid w:val="00494092"/>
    <w:rsid w:val="004B3CB5"/>
    <w:rsid w:val="004D39E2"/>
    <w:rsid w:val="004E3F59"/>
    <w:rsid w:val="004E524E"/>
    <w:rsid w:val="0052183D"/>
    <w:rsid w:val="005761E0"/>
    <w:rsid w:val="005A4946"/>
    <w:rsid w:val="005E2F05"/>
    <w:rsid w:val="00621C86"/>
    <w:rsid w:val="006401CE"/>
    <w:rsid w:val="00642DA7"/>
    <w:rsid w:val="0068103A"/>
    <w:rsid w:val="00684742"/>
    <w:rsid w:val="00691B16"/>
    <w:rsid w:val="006B25FC"/>
    <w:rsid w:val="006C0C09"/>
    <w:rsid w:val="006C0C7A"/>
    <w:rsid w:val="00701382"/>
    <w:rsid w:val="00723D27"/>
    <w:rsid w:val="00753E49"/>
    <w:rsid w:val="007877C5"/>
    <w:rsid w:val="007F339A"/>
    <w:rsid w:val="00803699"/>
    <w:rsid w:val="00845AD4"/>
    <w:rsid w:val="00855110"/>
    <w:rsid w:val="00890AD5"/>
    <w:rsid w:val="008A1865"/>
    <w:rsid w:val="008A3A8D"/>
    <w:rsid w:val="008E5F08"/>
    <w:rsid w:val="008F648E"/>
    <w:rsid w:val="00982DA0"/>
    <w:rsid w:val="009F0186"/>
    <w:rsid w:val="00A26936"/>
    <w:rsid w:val="00A314EA"/>
    <w:rsid w:val="00A62A6F"/>
    <w:rsid w:val="00A82AC3"/>
    <w:rsid w:val="00AA2D8B"/>
    <w:rsid w:val="00AA6119"/>
    <w:rsid w:val="00AA78F8"/>
    <w:rsid w:val="00B06FD0"/>
    <w:rsid w:val="00B16C1D"/>
    <w:rsid w:val="00B3062F"/>
    <w:rsid w:val="00B40B94"/>
    <w:rsid w:val="00B40C95"/>
    <w:rsid w:val="00BB2D62"/>
    <w:rsid w:val="00BC7F89"/>
    <w:rsid w:val="00BD7F48"/>
    <w:rsid w:val="00BE003E"/>
    <w:rsid w:val="00C10E52"/>
    <w:rsid w:val="00C34ED0"/>
    <w:rsid w:val="00C54A92"/>
    <w:rsid w:val="00C63D1E"/>
    <w:rsid w:val="00C65B7C"/>
    <w:rsid w:val="00C96A93"/>
    <w:rsid w:val="00CB5CD2"/>
    <w:rsid w:val="00CC7686"/>
    <w:rsid w:val="00CD354A"/>
    <w:rsid w:val="00D21A5B"/>
    <w:rsid w:val="00D64F25"/>
    <w:rsid w:val="00DA010A"/>
    <w:rsid w:val="00DD039E"/>
    <w:rsid w:val="00DE571E"/>
    <w:rsid w:val="00DF35C5"/>
    <w:rsid w:val="00E00A45"/>
    <w:rsid w:val="00E0154E"/>
    <w:rsid w:val="00E059A2"/>
    <w:rsid w:val="00E20E84"/>
    <w:rsid w:val="00E32F55"/>
    <w:rsid w:val="00E36FD3"/>
    <w:rsid w:val="00E44542"/>
    <w:rsid w:val="00E7363C"/>
    <w:rsid w:val="00E73866"/>
    <w:rsid w:val="00E85315"/>
    <w:rsid w:val="00ED3F3A"/>
    <w:rsid w:val="00F0332A"/>
    <w:rsid w:val="00F21164"/>
    <w:rsid w:val="00F51774"/>
    <w:rsid w:val="00F61C43"/>
    <w:rsid w:val="00F67BFA"/>
    <w:rsid w:val="00F76854"/>
    <w:rsid w:val="00F83158"/>
    <w:rsid w:val="00FC2A92"/>
  </w:rsids>
  <m:mathPr>
    <m:mathFont m:val="Cambria Math"/>
    <m:brkBin m:val="before"/>
    <m:brkBinSub m:val="--"/>
    <m:smallFrac m:val="0"/>
    <m:dispDef/>
    <m:lMargin m:val="0"/>
    <m:rMargin m:val="0"/>
    <m:defJc m:val="centerGroup"/>
    <m:wrapIndent m:val="1440"/>
    <m:intLim m:val="subSup"/>
    <m:naryLim m:val="undOvr"/>
  </m:mathPr>
  <w:themeFontLang w:val="en-CA" w:eastAsia="ja-JP" w:bidi="ar-SA"/>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efaultImageDpi w14:val="300"/>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CA"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4E6B53806C5104686312006709FD120">
    <w:name w:val="E4E6B53806C5104686312006709FD120"/>
    <w:rsid w:val="00BD7F48"/>
  </w:style>
  <w:style w:type="paragraph" w:customStyle="1" w:styleId="580021243C4A7549A712E014304904FA">
    <w:name w:val="580021243C4A7549A712E014304904FA"/>
    <w:rsid w:val="00BD7F48"/>
  </w:style>
  <w:style w:type="paragraph" w:customStyle="1" w:styleId="67469277344B9F479468F1DB1858E099">
    <w:name w:val="67469277344B9F479468F1DB1858E099"/>
    <w:rsid w:val="00BD7F4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635F99F-0451-4B46-A50B-39C79F53F3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18</Pages>
  <Words>6538</Words>
  <Characters>37267</Characters>
  <Application>Microsoft Office Word</Application>
  <DocSecurity>0</DocSecurity>
  <Lines>310</Lines>
  <Paragraphs>87</Paragraphs>
  <ScaleCrop>false</ScaleCrop>
  <HeadingPairs>
    <vt:vector size="2" baseType="variant">
      <vt:variant>
        <vt:lpstr>Title</vt:lpstr>
      </vt:variant>
      <vt:variant>
        <vt:i4>1</vt:i4>
      </vt:variant>
    </vt:vector>
  </HeadingPairs>
  <TitlesOfParts>
    <vt:vector size="1" baseType="lpstr">
      <vt:lpstr/>
    </vt:vector>
  </TitlesOfParts>
  <Company>James Payson Consulting</Company>
  <LinksUpToDate>false</LinksUpToDate>
  <CharactersWithSpaces>43718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Greg Mick</cp:lastModifiedBy>
  <cp:revision>2</cp:revision>
  <cp:lastPrinted>2026-09-23T09:43:00Z</cp:lastPrinted>
  <dcterms:created xsi:type="dcterms:W3CDTF">2026-09-23T09:55:00Z</dcterms:created>
  <dcterms:modified xsi:type="dcterms:W3CDTF">2026-09-23T09:55:00Z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2017-01-15T00:00:00Z</vt:filetime>
  </property>
  <property fmtid="{D5CDD505-2E9C-101B-9397-08002B2CF9AE}" pid="3" name="Creator">
    <vt:lpwstr>Adobe InDesign CC 2015 (Macintosh)</vt:lpwstr>
  </property>
  <property fmtid="{D5CDD505-2E9C-101B-9397-08002B2CF9AE}" pid="4" name="LastSaved">
    <vt:filetime>2017-01-16T00:00:00Z</vt:filetime>
  </property>
  <property fmtid="{D5CDD505-2E9C-101B-9397-08002B2CF9AE}" pid="5" name="GrammarlyDocumentId">
    <vt:lpwstr>eba0da6a-0680-41ac-89c9-e6591a34a445</vt:lpwstr>
  </property>
</Properties>
</file>